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The effects of preparation on gender differences in choice to compete</w:t>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Keana Richards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Gideon Nave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&amp; Coren Apicella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tl w:val="0"/>
        </w:rPr>
      </w:r>
    </w:p>
    <w:p w:rsidR="00000000" w:rsidDel="00000000" w:rsidP="00000000" w:rsidRDefault="00000000" w:rsidRPr="00000000" w14:paraId="00000003">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Department of Psychology, University of Pennsylvania, Philadelphia, PA</w:t>
      </w:r>
    </w:p>
    <w:p w:rsidR="00000000" w:rsidDel="00000000" w:rsidP="00000000" w:rsidRDefault="00000000" w:rsidRPr="00000000" w14:paraId="00000004">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superscript"/>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Marketing Department, The Wharton School, University of Pennsylvania, Philadelphia, PA</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C">
      <w:pPr>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0" w:line="48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 note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Correspondence concerning this article should be addressed to Keana S. Richards (email: </w:t>
      </w:r>
      <w:hyperlink r:id="rId9">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keanari@sas.upenn.edu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Coren L. Apicella (email: </w:t>
      </w:r>
      <w:hyperlink r:id="rId10">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capicella@psych.upenn.edu</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Psychology Department, University of Pennsylvania, 3720 Walnut St., Philadelphia, PA 19104.</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Correspondence concerning this article should be addressed to Keana Richards, 3720 Walnut Street, Philadelphia PA 19104. E-mail: </w:t>
      </w:r>
      <w:hyperlink r:id="rId11">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keanari@sas.upenn.edu</w:t>
        </w:r>
      </w:hyperlink>
      <w:r w:rsidDel="00000000" w:rsidR="00000000" w:rsidRPr="00000000">
        <w:rPr>
          <w:rtl w:val="0"/>
        </w:rPr>
      </w:r>
    </w:p>
    <w:p w:rsidR="00000000" w:rsidDel="00000000" w:rsidP="00000000" w:rsidRDefault="00000000" w:rsidRPr="00000000" w14:paraId="0000000F">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480" w:lineRule="auto"/>
        <w:ind w:left="0" w:right="0" w:firstLine="0"/>
        <w:jc w:val="center"/>
        <w:rPr/>
      </w:pPr>
      <w:r w:rsidDel="00000000" w:rsidR="00000000" w:rsidRPr="00000000">
        <w:br w:type="page"/>
      </w:r>
      <w:r w:rsidDel="00000000" w:rsidR="00000000" w:rsidRPr="00000000">
        <w:rPr>
          <w:rtl w:val="0"/>
        </w:rPr>
        <w:t xml:space="preserve">Study 1</w:t>
      </w:r>
    </w:p>
    <w:bookmarkStart w:colFirst="0" w:colLast="0" w:name="bookmark=id.1fob9te" w:id="0"/>
    <w:bookmarkEnd w:id="0"/>
    <w:p w:rsidR="00000000" w:rsidDel="00000000" w:rsidP="00000000" w:rsidRDefault="00000000" w:rsidRPr="00000000" w14:paraId="00000010">
      <w:pPr>
        <w:pStyle w:val="Heading2"/>
        <w:rPr/>
      </w:pPr>
      <w:r w:rsidDel="00000000" w:rsidR="00000000" w:rsidRPr="00000000">
        <w:rPr>
          <w:rtl w:val="0"/>
        </w:rPr>
        <w:t xml:space="preserve">2.1</w:t>
        <w:tab/>
        <w:t xml:space="preserve">Methods</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recruited workers on Amazon Mechanical Turk for Study 1, and those who opted into the study had to pass several screening questions. Specifically, participants included in the paid portion of the study had to (i) identify their nationality as American and live in the United States, (ii) identify as male or female, and (iii) be using a computer </w:t>
      </w:r>
      <w:sdt>
        <w:sdtPr>
          <w:tag w:val="goog_rdk_0"/>
        </w:sdtPr>
        <w:sdtContent>
          <w:del w:author="Coren Apicella" w:id="0" w:date="2021-11-15T18:15:36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rather than a phone or tablet</w:t>
      </w:r>
      <w:sdt>
        <w:sdtPr>
          <w:tag w:val="goog_rdk_1"/>
        </w:sdtPr>
        <w:sdtContent>
          <w:del w:author="Coren Apicella" w:id="1" w:date="2021-11-15T18:15:4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If they did not meet these criteria, they did not proceed to the paid portion of the study. Additionally, upon reviewing the data, we had reason to suspect that some participants completed the study more than once. S</w:t>
      </w:r>
      <w:sdt>
        <w:sdtPr>
          <w:tag w:val="goog_rdk_2"/>
        </w:sdtPr>
        <w:sdtContent>
          <w:commentRangeStart w:id="0"/>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pecifically, </w:t>
      </w:r>
      <w:sdt>
        <w:sdtPr>
          <w:tag w:val="goog_rdk_3"/>
        </w:sdtPr>
        <w:sdtContent>
          <w:ins w:author="Coren Apicella" w:id="2" w:date="2021-11-15T18:16:10Z"/>
          <w:sdt>
            <w:sdtPr>
              <w:tag w:val="goog_rdk_4"/>
            </w:sdtPr>
            <w:sdtContent>
              <w:commentRangeStart w:id="1"/>
            </w:sdtContent>
          </w:sdt>
          <w:ins w:author="Coren Apicella" w:id="2" w:date="2021-11-15T18:16:1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X</w:t>
            </w:r>
            <w:commentRangeEnd w:id="1"/>
            <w:r w:rsidDel="00000000" w:rsidR="00000000" w:rsidRPr="00000000">
              <w:commentReference w:id="1"/>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sdt>
        <w:sdtPr>
          <w:tag w:val="goog_rdk_5"/>
        </w:sdtPr>
        <w:sdtContent>
          <w:del w:author="Coren Apicella" w:id="2" w:date="2021-11-15T18:16:1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some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participants had the same IP address, MTurk ID, and were of the same gender.</w:t>
      </w:r>
      <w:commentRangeEnd w:id="0"/>
      <w:r w:rsidDel="00000000" w:rsidR="00000000" w:rsidRPr="00000000">
        <w:commentReference w:id="0"/>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entries matched on all three identifiers, we included only the first </w:t>
      </w:r>
      <w:sdt>
        <w:sdtPr>
          <w:tag w:val="goog_rdk_6"/>
        </w:sdtPr>
        <w:sdtContent>
          <w:ins w:author="Coren Apicella" w:id="3" w:date="2021-11-15T18:24:27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time stamped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entry and excluded all subsequent entries.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final sample consisted of 1056 participants (53.60% women), with an average age of 37.74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13.19) years. 54 participants (53.70% women) dropped out of the study before finishing and we use their data when available.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Participants were told they would be completing a multiplication task where they would be able to choose how they would be paid for their performance. </w:t>
      </w:r>
      <w:sdt>
        <w:sdtPr>
          <w:tag w:val="goog_rdk_7"/>
        </w:sdtPr>
        <w:sdtContent>
          <w:del w:author="Richards, Keana" w:id="4"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We chose a multiplication task because we expect participants will improve with practice. Indeed, research suggests that rehearsing and recalling associative memories can speed up retrieval of those memories (Rundus, 1971).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task involved solving problems from multiplication tables 1-12 as quickly as possible within a two-minute period. They were provided an example of a question with the correct response and had to answer three practice problems correctly to proceed, as a test of their comprehension. After completing the comprehension questions, participants were randomly assigned to either a “knowledge of preparation” condition or a control condition. Participants in the “knowledge of preparation” condition were presented the following text:</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an option to practice/study before completing the multiplication task that is available to all participants. If you take this opportunity to practice/study, we will provide you with materials that may help boost your performance in the multiplication task. You will have unlimited time to practice/study before completing the task. You can stop practicing/studying at any point.”</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Participants assigned to the control condition simply proceeded without seeing this text. Then, all participants learned about the two possible payment schemes (either piece-rate or tournament) that they would have the option to choose from and had to correctly answer questions testing their comprehension of the payment schemes.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 the piece-rate scheme participants were told that they would be paid $.10 for every problem answered correctly. Under the tournament scheme, participants were told that they would be paid $.20 for every problem they answered correctly, but only if they answered more questions correctly than a randomly assigned competitor. Participants in the experimental condition were reminded that they had the option to prepare before completing the task. The order of presentation of the tournament and piece-rate payment options was randomized for participants.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choosing a payment scheme, participants in both conditions were given an opportunity to prepare before the multiplication task. If they chose to prepare, participants were presented with each multiplication table, 1 through 12, in sequential order. Each multiplication table provided products of numbers up to 12. Thus, participants could use the table to study. Additionally, participants were asked if they wanted to complete practice problems. If they said yes, participants were asked to solve all multiples in that table and could only proceed to the next table if they answered all the questions correctly.</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they completed all practice questions for a given times table, they were shown the multiplication table again and were asked if they would like to continue solving problems from that table or move onto the next multiplication table. This process was repeated for each multiplication table. Thus, we had two measures of preparation behavior: the decision to practice and the total number of times participants completed each multiplication table. The decision to practice measure conceptually captures a participants’ baseline willingness to prepare, before they know what the preparation will involve. Thereafter, the total number of preparation rounds reflects participants’ willingness to repeatedly prepare.</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the preparation portion of the study, participants moved on to the paid portion of the study. They were required to solve as many problems as possible in two minutes. After completion, participants were told how many problems they answered correctly and completed a series of incentivized follow-up questions, including confidence and perceptions of gender differences. For these measures, participants were told one of these questions would be selected for a possible bonus payment, and if they answered the selected question correctly, they would earn a bonus of $.10. For the measure of confidence, participants were asked to correctly predict their relative performance compared to all other participants completing the task by indicating the decile of their score. Notably, the item was phrased so participants did not need to understand the word “decile,” but were asked instead: “If my performance is compared to that of all participants that completed the task, I think my score was…” with the options for responses ranging from “Better than all other participants” to “Better than none of the other participants” with 10% increments in between (e.g., “Better than 50% of participants”). Participants were also asked to correctly predict which gender 1) correctly solved more problems 2) spent more time practicing before completing the multiplication task, and 3) chose the tournament payment option more.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participants completed a measure of risk aversion, where they answered if they generally are willing to take risks or try to avoid taking risks (Dohmen &amp; Falk, 2011) on a 10 point scale with 0 meaning participants are “Not at all willing to take risks” and 10 indicating participants are “Very willing to take risks.” To determine whether participants used additional tools to improve their performance on the task, we also asked participants about their use of calculators and perceptions of calculator use on the multiplication task. Neither of these measures was incentivized.</w:t>
      </w:r>
    </w:p>
    <w:bookmarkStart w:colFirst="0" w:colLast="0" w:name="bookmark=id.3znysh7" w:id="1"/>
    <w:bookmarkEnd w:id="1"/>
    <w:p w:rsidR="00000000" w:rsidDel="00000000" w:rsidP="00000000" w:rsidRDefault="00000000" w:rsidRPr="00000000" w14:paraId="0000001A">
      <w:pPr>
        <w:pStyle w:val="Heading2"/>
        <w:rPr/>
      </w:pPr>
      <w:r w:rsidDel="00000000" w:rsidR="00000000" w:rsidRPr="00000000">
        <w:rPr>
          <w:rtl w:val="0"/>
        </w:rPr>
        <w:t xml:space="preserve">2.2</w:t>
        <w:tab/>
        <w:t xml:space="preserve">Results</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equal number of participants were assigned to both conditions (control= 50%). Of the males who completed the study, 49.90% were assigned to the control condition. Of the females who completed the study, 50.09% were assigned to the control condition.</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minority of participants (15.41%) chose to compete, contrary to previous data in this literature (Niederle &amp; Vesterlund, 2007). Despite the small proportion of participants who chose to compete, we still replicate the gender gap in the choice to compete, where a greater share of men (19.59%) compared to women (10.78%) chose to compete. A logistic regression revealed that this gender difference in the choice to compete is significant,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b=-0.73</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[-1.23</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-0.24]</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z=-2.90</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p=.004</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Contrary to our predictions, we do not find evidence of a significant interaction between gender and condition on the decision to compete,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b=0.06</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[-0.63</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0.76]</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z=0.18</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p=.861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Figure 1), suggesting that women in the knowledge of preparation condition were not uniquely more inclined to compete.</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hypothesized, women were 75.47% more likely to take advantage of the opportunity to practice relative to men,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b=0.56</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[0.31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0.82]</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z=4.37</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controlling for the decision to compete (see Figure 2). As an exploratory analysis, we tested whether gender and the choice to compete interact to predict the choice to prepare, but did not find evidence for an interaction,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b=0.12</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[-0.60</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0.86]</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z=0.33</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p=.740</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further support of gender differences in preparation, women completed 68.59% more rounds of preparation relative to men,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m:t>
        </m:r>
        <w:sdt>
          <w:sdtPr>
            <w:tag w:val="goog_rdk_9"/>
          </w:sdtPr>
          <w:sdtContent>
            <w:ins w:author="Richards, Keana" w:id="5" w:date="2021-04-22T10:07:00Z">
              <m:r>
                <w:rPr>
                  <w:rFonts w:ascii="Cambria Math" w:cs="Cambria Math" w:eastAsia="Cambria Math" w:hAnsi="Cambria Math"/>
                  <w:b w:val="0"/>
                  <w:i w:val="0"/>
                  <w:smallCaps w:val="0"/>
                  <w:strike w:val="0"/>
                  <w:color w:val="000000"/>
                  <w:sz w:val="24"/>
                  <w:szCs w:val="24"/>
                  <w:u w:val="none"/>
                  <w:shd w:fill="auto" w:val="clear"/>
                  <w:vertAlign w:val="baseline"/>
                </w:rPr>
                <m:t xml:space="preserve">56</m:t>
              </m:r>
            </w:ins>
          </w:sdtContent>
        </w:sdt>
      </m:oMath>
      <w:sdt>
        <w:sdtPr>
          <w:tag w:val="goog_rdk_8"/>
        </w:sdtPr>
        <w:sdtContent>
          <w:ins w:author="Richards, Keana" w:id="5" w:date="2021-04-22T10:07:00Z"/>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m:t>
        </m:r>
        <w:sdt>
          <w:sdtPr>
            <w:tag w:val="goog_rdk_11"/>
          </w:sdtPr>
          <w:sdtContent>
            <w:ins w:author="Richards, Keana" w:id="6" w:date="2021-04-22T10:07:00Z">
              <m:r>
                <w:rPr>
                  <w:rFonts w:ascii="Cambria Math" w:cs="Cambria Math" w:eastAsia="Cambria Math" w:hAnsi="Cambria Math"/>
                  <w:b w:val="0"/>
                  <w:i w:val="0"/>
                  <w:smallCaps w:val="0"/>
                  <w:strike w:val="0"/>
                  <w:color w:val="000000"/>
                  <w:sz w:val="24"/>
                  <w:szCs w:val="24"/>
                  <w:u w:val="none"/>
                  <w:shd w:fill="auto" w:val="clear"/>
                  <w:vertAlign w:val="baseline"/>
                </w:rPr>
                <m:t xml:space="preserve">31</m:t>
              </m:r>
            </w:ins>
          </w:sdtContent>
        </w:sdt>
      </m:oMath>
      <w:sdt>
        <w:sdtPr>
          <w:tag w:val="goog_rdk_10"/>
        </w:sdtPr>
        <w:sdtContent>
          <w:ins w:author="Richards, Keana" w:id="6" w:date="2021-04-22T10:07:00Z"/>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m:t>
        </m:r>
        <w:sdt>
          <w:sdtPr>
            <w:tag w:val="goog_rdk_13"/>
          </w:sdtPr>
          <w:sdtContent>
            <w:ins w:author="Richards, Keana" w:id="7" w:date="2021-04-22T10:07:00Z">
              <m:r>
                <w:rPr>
                  <w:rFonts w:ascii="Cambria Math" w:cs="Cambria Math" w:eastAsia="Cambria Math" w:hAnsi="Cambria Math"/>
                  <w:b w:val="0"/>
                  <w:i w:val="0"/>
                  <w:smallCaps w:val="0"/>
                  <w:strike w:val="0"/>
                  <w:color w:val="000000"/>
                  <w:sz w:val="24"/>
                  <w:szCs w:val="24"/>
                  <w:u w:val="none"/>
                  <w:shd w:fill="auto" w:val="clear"/>
                  <w:vertAlign w:val="baseline"/>
                </w:rPr>
                <m:t xml:space="preserve">82</m:t>
              </m:r>
            </w:ins>
          </w:sdtContent>
        </w:sdt>
        <m:r>
          <w:rPr>
            <w:rFonts w:ascii="Cambria Math" w:cs="Cambria Math" w:eastAsia="Cambria Math" w:hAnsi="Cambria Math"/>
            <w:b w:val="0"/>
            <w:i w:val="0"/>
            <w:smallCaps w:val="0"/>
            <w:strike w:val="0"/>
            <w:color w:val="000000"/>
            <w:sz w:val="24"/>
            <w:szCs w:val="24"/>
            <w:u w:val="none"/>
            <w:shd w:fill="auto" w:val="clear"/>
            <w:vertAlign w:val="baseline"/>
          </w:rPr>
          <m:t xml:space="preserve">]</m:t>
        </m:r>
      </m:oMath>
      <w:sdt>
        <w:sdtPr>
          <w:tag w:val="goog_rdk_12"/>
        </w:sdtPr>
        <w:sdtContent>
          <w:ins w:author="Richards, Keana" w:id="7" w:date="2021-04-22T10:07:00Z"/>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m:t>
        </m:r>
        <w:sdt>
          <w:sdtPr>
            <w:tag w:val="goog_rdk_15"/>
          </w:sdtPr>
          <w:sdtContent>
            <w:ins w:author="Richards, Keana" w:id="8" w:date="2021-04-22T10:07:00Z">
              <m:r>
                <w:rPr>
                  <w:rFonts w:ascii="Cambria Math" w:cs="Cambria Math" w:eastAsia="Cambria Math" w:hAnsi="Cambria Math"/>
                  <w:b w:val="0"/>
                  <w:i w:val="0"/>
                  <w:smallCaps w:val="0"/>
                  <w:strike w:val="0"/>
                  <w:color w:val="000000"/>
                  <w:sz w:val="24"/>
                  <w:szCs w:val="24"/>
                  <w:u w:val="none"/>
                  <w:shd w:fill="auto" w:val="clear"/>
                  <w:vertAlign w:val="baseline"/>
                </w:rPr>
                <m:t xml:space="preserve">4.37</m:t>
              </m:r>
            </w:ins>
          </w:sdtContent>
        </w:sdt>
      </m:oMath>
      <w:sdt>
        <w:sdtPr>
          <w:tag w:val="goog_rdk_14"/>
        </w:sdtPr>
        <w:sdtContent>
          <w:ins w:author="Richards, Keana" w:id="8" w:date="2021-04-22T10:07:00Z"/>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Figure 3). Thus, we have evidence that women prepare more both 1) before they know what the preparation entails and 2) after they have had the chance to experience the preparation. One can imagine that these would be driven by distinct psychological mechanisms, where 1) captures whether a person generally takes advantage of any opportunity to prepare, regardless of what it involves, while 2) measures a person’s willingness to persist in their preparation, even after exerting effort previously during preparation. The fact that we find gender differences across two different forms of willingness to prepare suggests that the findings are robust. This gender difference aligned with participants’ predictions about gender differences in preparation, where participants expected women, relative to men, to spend more time preparing for the multiplication task,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(1,n=1056)=15.67</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Figure 4), and in general,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(1,n=1056)=447.11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Figure 7). One possible explanation for participants’ predictions is that they expected men to outperform women on the task, which would lead women to compensate by preparing more. However, participants did not expect any gender differences in performance on the task,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(1,n=1056)=1.02</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p=.313</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Figure 5). Additionally, participants accurately predicted that women were less likely to choose to compete,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(1,n=1056)=716.24</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Figure 6), suggesting that they did not believe women prepare more because they were more likely to compete.</w:t>
      </w:r>
    </w:p>
    <w:bookmarkStart w:colFirst="0" w:colLast="0" w:name="bookmark=id.2et92p0" w:id="2"/>
    <w:bookmarkEnd w:id="2"/>
    <w:p w:rsidR="00000000" w:rsidDel="00000000" w:rsidP="00000000" w:rsidRDefault="00000000" w:rsidRPr="00000000" w14:paraId="0000001F">
      <w:pPr>
        <w:pStyle w:val="Heading1"/>
        <w:rPr/>
      </w:pPr>
      <w:r w:rsidDel="00000000" w:rsidR="00000000" w:rsidRPr="00000000">
        <w:rPr>
          <w:rtl w:val="0"/>
        </w:rPr>
        <w:t xml:space="preserve">3</w:t>
        <w:tab/>
        <w:t xml:space="preserve">Study 2</w:t>
      </w:r>
    </w:p>
    <w:bookmarkStart w:colFirst="0" w:colLast="0" w:name="bookmark=id.tyjcwt" w:id="3"/>
    <w:bookmarkEnd w:id="3"/>
    <w:p w:rsidR="00000000" w:rsidDel="00000000" w:rsidP="00000000" w:rsidRDefault="00000000" w:rsidRPr="00000000" w14:paraId="00000020">
      <w:pPr>
        <w:pStyle w:val="Heading2"/>
        <w:rPr/>
      </w:pPr>
      <w:r w:rsidDel="00000000" w:rsidR="00000000" w:rsidRPr="00000000">
        <w:rPr>
          <w:rtl w:val="0"/>
        </w:rPr>
        <w:t xml:space="preserve">3.1</w:t>
        <w:tab/>
        <w:t xml:space="preserve">Methods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Participants were recruited on Amazon Mechanical Turk using the same screening criteria as Study 1. Also, if participants had an identical IP address, MTurkID, and gender, we excluded their second response. The final sample consisted of 1076 participants (50.56% women), with an average age of 38.57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12.52) years. 62 participants (51.61% women) dropped out of the study before finishing.</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in Study 1, participants included in the study were told they would be completing a two-minute multiplication task (identical to the one used in Study 1) and would be able to choose a payment scheme for their performance. The instructions and payment per question were identical to Study 1. After being told about the rules for the multiplication task and passing the same comprehension questions used in Study 1, participants were assigned to either a preparation condition, where they were told they would complete several rounds of preparation before completing the multiplication task, or a control condition, where they were told they would complete several rounds of a counting task before continuing. Participants were randomly assigned to each condition. The participants in the preparation condition completed 12 rounds (one round per multiplication table), with 6 problems per round. The problems for each round were selected at random. Participants in the control condition were asked to complete 5 questions where they counted the number of zeros in a matrix of zeros and ones. After a 30-second break following completion of their respective tasks, all participants chose a payment scheme for the multiplication task, where the order of presentation was counterbalanced. That is, half of participants saw the tournament scheme presented as the first option and half saw the piece-rate payment scheme presented first.</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choosing a payment scheme, participants in both conditions had the option to spend (extra) time preparing for the multiplication task. Again, we had two measures of preparation behavior: the decision to practice and the total number of times participants completed the multiplication table. If they chose to prepare, participants were given two minutes to complete a randomly selected set of problems from all 12 multiplication tables. Once they finished the first two-minute preparation round, participants could opt into 4 more rounds of preparation, each two minutes long, before they moved on to the paid portion of the study.</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participants completed the paid multiplication task for two minutes. We included many of the same follow-up questions as in Study 1, including risk aversion, confidence, and perceptions of gender differences in preparation, competitiveness, and performance. Participants were incentivized to answer the questions about their confidence and perceptions of gender differences correctly, and were paid at the same rate as Study 1. We also asked participants if they wished they had more time to prepare for the multiplication task and included measures of their fatigue, field-specific ability beliefs, and interest in the multiplication task all on 1 (Strongly disagree) to 7 (Strongly agree) scales. For the fatigue scale, participants rated how fatigued and mentally exhausted they felt (Milyavskaya, Galla, Inzlicht, &amp; Duckworth, 2018). Participants indicated the degree to which they “enjoyed completing the multiplication task” for the interest scale (Milyavskaya et al., 2018). Finally, to measure field-specific ability beliefs, we asked participants how much they perceived success in math depends on ability versus effort through six questions (e.g., “If you want to succeed in math, hard work alone just won’t cut it; you need to have an innate gift or talent”) (Meyer, Cimpian, &amp; Leslie, 2015).</w:t>
      </w:r>
    </w:p>
    <w:bookmarkStart w:colFirst="0" w:colLast="0" w:name="bookmark=id.3dy6vkm" w:id="4"/>
    <w:bookmarkEnd w:id="4"/>
    <w:p w:rsidR="00000000" w:rsidDel="00000000" w:rsidP="00000000" w:rsidRDefault="00000000" w:rsidRPr="00000000" w14:paraId="00000025">
      <w:pPr>
        <w:pStyle w:val="Heading2"/>
        <w:rPr/>
      </w:pPr>
      <w:r w:rsidDel="00000000" w:rsidR="00000000" w:rsidRPr="00000000">
        <w:rPr>
          <w:rtl w:val="0"/>
        </w:rPr>
        <w:t xml:space="preserve">3.2</w:t>
        <w:tab/>
        <w:t xml:space="preserve">Results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equal number of participants were assigned to both conditions (control= 50%). Of the males who completed the study, 50% were assigned to the control condition and of the females who completed the study, 50% were assigned to the control condition.</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replicated the effect of gender on the choice to compete: 19.36% of men chose to compete compared to 13.60% of women. However, we do not find evidence of a significant effect of condition on the choice to compete among women,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z</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-1.00,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0.16 (see Figure 8), contrary to our hypotheses.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no evidence for the effect of condition on the choice to compete among women, we replicate the effects found in Study 1, where women were significantly more likely to prepare for the task, even after being forced to prepare in the preparation condition (see Figure 12). Women were 18.62% more likely to take advantage of the opportunity to prepare relative to men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b=0.11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95% CI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[-0.39</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0.62]</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z=0.45</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p=.653</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while controlling for the decision to compete (see Figure 12). Again, we find that these results align with participants’ expectations, where they were significantly more likely to expect women to choose to prepare in general,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(1,n=1076)=511.06</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Figure 11), despite expecting men to choose to compete more often,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(1,n=1076)=578.07</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p&lt;.001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Figure 10) and expecting no gender differences in performance on the task, </w:t>
      </w:r>
      <m:oMath>
        <m:sSup>
          <m:sSupPr>
            <m:ctrlPr>
              <w:rPr>
                <w:rFonts w:ascii="Cambria Math" w:cs="Cambria Math" w:eastAsia="Cambria Math" w:hAnsi="Cambria Math"/>
                <w:b w:val="0"/>
                <w:i w:val="0"/>
                <w:smallCaps w:val="0"/>
                <w:strike w:val="0"/>
                <w:color w:val="000000"/>
                <w:sz w:val="24"/>
                <w:szCs w:val="24"/>
                <w:u w:val="none"/>
                <w:shd w:fill="auto" w:val="clear"/>
                <w:vertAlign w:val="baseline"/>
              </w:rPr>
            </m:ctrlPr>
          </m:sSupPr>
          <m:e>
            <m:r>
              <m:t>χ</m:t>
            </m:r>
          </m:e>
          <m:sup>
            <m:r>
              <w:rPr>
                <w:rFonts w:ascii="Cambria Math" w:cs="Cambria Math" w:eastAsia="Cambria Math" w:hAnsi="Cambria Math"/>
                <w:b w:val="0"/>
                <w:i w:val="0"/>
                <w:smallCaps w:val="0"/>
                <w:strike w:val="0"/>
                <w:color w:val="000000"/>
                <w:sz w:val="24"/>
                <w:szCs w:val="24"/>
                <w:u w:val="none"/>
                <w:shd w:fill="auto" w:val="clear"/>
                <w:vertAlign w:val="baseline"/>
              </w:rPr>
              <m:t xml:space="preserve">2</m:t>
            </m:r>
          </m:sup>
        </m:sSup>
        <m:r>
          <w:rPr>
            <w:rFonts w:ascii="Cambria Math" w:cs="Cambria Math" w:eastAsia="Cambria Math" w:hAnsi="Cambria Math"/>
            <w:b w:val="0"/>
            <w:i w:val="0"/>
            <w:smallCaps w:val="0"/>
            <w:strike w:val="0"/>
            <w:color w:val="000000"/>
            <w:sz w:val="24"/>
            <w:szCs w:val="24"/>
            <w:u w:val="none"/>
            <w:shd w:fill="auto" w:val="clear"/>
            <w:vertAlign w:val="baseline"/>
          </w:rPr>
          <m:t xml:space="preserve">(1,n=1076)=0.61</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m:oMath>
        <m:r>
          <w:rPr>
            <w:rFonts w:ascii="Cambria Math" w:cs="Cambria Math" w:eastAsia="Cambria Math" w:hAnsi="Cambria Math"/>
            <w:b w:val="0"/>
            <w:i w:val="0"/>
            <w:smallCaps w:val="0"/>
            <w:strike w:val="0"/>
            <w:color w:val="000000"/>
            <w:sz w:val="24"/>
            <w:szCs w:val="24"/>
            <w:u w:val="none"/>
            <w:shd w:fill="auto" w:val="clear"/>
            <w:vertAlign w:val="baseline"/>
          </w:rPr>
          <m:t xml:space="preserve">p=.434</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(see Figure 9).</w:t>
      </w:r>
    </w:p>
    <w:bookmarkStart w:colFirst="0" w:colLast="0" w:name="bookmark=id.1t3h5sf" w:id="5"/>
    <w:bookmarkEnd w:id="5"/>
    <w:p w:rsidR="00000000" w:rsidDel="00000000" w:rsidP="00000000" w:rsidRDefault="00000000" w:rsidRPr="00000000" w14:paraId="00000029">
      <w:pPr>
        <w:pStyle w:val="Heading1"/>
        <w:rPr/>
      </w:pPr>
      <w:r w:rsidDel="00000000" w:rsidR="00000000" w:rsidRPr="00000000">
        <w:rPr>
          <w:rtl w:val="0"/>
        </w:rPr>
        <w:t xml:space="preserve">4</w:t>
        <w:tab/>
        <w:t xml:space="preserve">Discussion</w:t>
      </w:r>
    </w:p>
    <w:sdt>
      <w:sdtPr>
        <w:tag w:val="goog_rdk_29"/>
      </w:sdtPr>
      <w:sdtContent>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ins w:author="Richards, Keana" w:id="14"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Previous research suggests that women tend to be more risk-averse (Bertrand, 2010; Croson &amp; Gneezy, 2009; Dohmen et al., 2011; Eckel &amp; Grossman, 2008) and less confident (Barber &amp; Odean, 2001; Bertrand et al., 2010; Croson &amp; Gneezy, 2009; Lundeberg et al., 1994; Mobius et al., 2011), which affects their decisions to compete. Since confidence and risk </w:t>
          </w:r>
          <w:sdt>
            <w:sdtPr>
              <w:tag w:val="goog_rdk_16"/>
            </w:sdtPr>
            <w:sdtContent>
              <w:del w:author="Richards, Keana" w:id="9"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attitudes</w:delText>
                </w:r>
              </w:del>
            </w:sdtContent>
          </w:sdt>
          <w:sdt>
            <w:sdtPr>
              <w:tag w:val="goog_rdk_17"/>
            </w:sdtPr>
            <w:sdtContent>
              <w:ins w:author="Richards, Keana" w:id="9"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attitude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may be affected by the opportunity to prepare, women may be more likely to compete when they have the opportunity to prepare before entering a competition. Through two experiments, we explored whether the opportunity to prepare affects gender differences in competitiveness and whether there are gender differences in willingness to prepare. </w:t>
          </w:r>
          <w:sdt>
            <w:sdtPr>
              <w:tag w:val="goog_rdk_18"/>
            </w:sdtPr>
            <w:sdtContent>
              <w:del w:author="Richards, Keana" w:id="10"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First, we find no evidence that preparation increases men or women’s willingness to compete. However, and </w:delText>
                </w:r>
              </w:del>
            </w:sdtContent>
          </w:sdt>
          <w:sdt>
            <w:sdtPr>
              <w:tag w:val="goog_rdk_19"/>
            </w:sdtPr>
            <w:sdtContent>
              <w:ins w:author="Richards, Keana" w:id="10" w:date="2021-04-22T10:07:00Z"/>
              <w:sdt>
                <w:sdtPr>
                  <w:tag w:val="goog_rdk_20"/>
                </w:sdtPr>
                <w:sdtContent>
                  <w:commentRangeStart w:id="2"/>
                </w:sdtContent>
              </w:sdt>
              <w:ins w:author="Richards, Keana" w:id="10"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Most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notably, we discovered </w:t>
          </w:r>
          <w:sdt>
            <w:sdtPr>
              <w:tag w:val="goog_rdk_21"/>
            </w:sdtPr>
            <w:sdtContent>
              <w:ins w:author="Richards, Keana" w:id="11"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then replicated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sdt>
            <w:sdtPr>
              <w:tag w:val="goog_rdk_22"/>
            </w:sdtPr>
            <w:sdtContent>
              <w:commentRangeStart w:id="3"/>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sizable gender </w:t>
          </w:r>
          <w:commentRangeEnd w:id="3"/>
          <w:r w:rsidDel="00000000" w:rsidR="00000000" w:rsidRPr="00000000">
            <w:commentReference w:id="3"/>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difference in </w:t>
          </w:r>
          <w:sdt>
            <w:sdtPr>
              <w:tag w:val="goog_rdk_23"/>
            </w:sdtPr>
            <w:sdtContent>
              <w:del w:author="Richards, Keana" w:id="12"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preparation. In study 1, we found that women were 75.47% more likely to choose to practice. We replicated this finding in study 2, where women were 18.62% more likely to practice</w:delText>
                </w:r>
              </w:del>
            </w:sdtContent>
          </w:sdt>
          <w:sdt>
            <w:sdtPr>
              <w:tag w:val="goog_rdk_24"/>
            </w:sdtPr>
            <w:sdtContent>
              <w:ins w:author="Richards, Keana" w:id="12"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willingness </w:t>
                </w:r>
              </w:ins>
              <w:sdt>
                <w:sdtPr>
                  <w:tag w:val="goog_rdk_25"/>
                </w:sdtPr>
                <w:sdtContent>
                  <w:commentRangeStart w:id="4"/>
                </w:sdtContent>
              </w:sdt>
              <w:ins w:author="Richards, Keana" w:id="12"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prepare for a multiplication task</w:t>
                </w:r>
              </w:ins>
            </w:sdtContent>
          </w:sdt>
          <w:commentRangeEnd w:id="4"/>
          <w:r w:rsidDel="00000000" w:rsidR="00000000" w:rsidRPr="00000000">
            <w:commentReference w:id="4"/>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even though </w:t>
          </w:r>
          <w:sdt>
            <w:sdtPr>
              <w:tag w:val="goog_rdk_26"/>
            </w:sdtPr>
            <w:sdtContent>
              <w:del w:author="Richards, Keana" w:id="13"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half of</w:delText>
                </w:r>
              </w:del>
            </w:sdtContent>
          </w:sdt>
          <w:sdt>
            <w:sdtPr>
              <w:tag w:val="goog_rdk_27"/>
            </w:sdtPr>
            <w:sdtContent>
              <w:ins w:author="Richards, Keana" w:id="13"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women chose to compete less and even after all</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participants were required to prepare</w:t>
          </w:r>
          <w:sdt>
            <w:sdtPr>
              <w:tag w:val="goog_rdk_28"/>
            </w:sdtPr>
            <w:sdtContent>
              <w:ins w:author="Richards, Keana" w:id="14"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commentRangeEnd w:id="2"/>
                <w:r w:rsidDel="00000000" w:rsidR="00000000" w:rsidRPr="00000000">
                  <w:commentReference w:id="2"/>
                </w:r>
                <w:r w:rsidDel="00000000" w:rsidR="00000000" w:rsidRPr="00000000">
                  <w:rPr>
                    <w:rtl w:val="0"/>
                  </w:rPr>
                </w:r>
              </w:ins>
            </w:sdtContent>
          </w:sdt>
        </w:p>
      </w:sdtContent>
    </w:sdt>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31"/>
        </w:sdtPr>
        <w:sdtContent>
          <w:ins w:author="Richards, Keana" w:id="15"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our knowledge, these studies are the first to demonstrate a gender difference in preparation among adults who must explicitly opt into preparation. </w:t>
            </w:r>
          </w:ins>
        </w:sdtContent>
      </w:sdt>
      <w:sdt>
        <w:sdtPr>
          <w:tag w:val="goog_rdk_32"/>
        </w:sdtPr>
        <w:sdtContent>
          <w:del w:author="Richards, Keana" w:id="16"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for several minutes beforehand.</w:delText>
            </w:r>
          </w:del>
        </w:sdtContent>
      </w:sdt>
      <w:sdt>
        <w:sdtPr>
          <w:tag w:val="goog_rdk_33"/>
        </w:sdtPr>
        <w:sdtContent>
          <w:ins w:author="Richards, Keana" w:id="16" w:date="2021-04-22T10:07:00Z"/>
          <w:sdt>
            <w:sdtPr>
              <w:tag w:val="goog_rdk_34"/>
            </w:sdtPr>
            <w:sdtContent>
              <w:commentRangeStart w:id="5"/>
            </w:sdtContent>
          </w:sdt>
          <w:ins w:author="Richards, Keana" w:id="16"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previous findings within educational </w:t>
            </w:r>
            <w:commentRangeEnd w:id="5"/>
            <w:r w:rsidDel="00000000" w:rsidR="00000000" w:rsidRPr="00000000">
              <w:commentReference w:id="5"/>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contexts have found that women show a greater motivation to master schoolwork and are more likely to engage in effortful learning strategies (Kenney-Benson, Pomerantz, Ryan, &amp; Patrick, 2006).</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effect is especially noteworthy since we are drawing from a participant pool (MTurk) where participants could be earning money for their participation through a nearly limitless supply of other studies, so</w:t>
      </w:r>
      <w:sdt>
        <w:sdtPr>
          <w:tag w:val="goog_rdk_35"/>
        </w:sdtPr>
        <w:sdtContent>
          <w:commentRangeStart w:id="6"/>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36"/>
        </w:sdtPr>
        <w:sdtContent>
          <w:del w:author="Richards, Keana" w:id="17"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the</w:delText>
            </w:r>
          </w:del>
        </w:sdtContent>
      </w:sdt>
      <w:sdt>
        <w:sdtPr>
          <w:tag w:val="goog_rdk_37"/>
        </w:sdtPr>
        <w:sdtContent>
          <w:ins w:author="Richards, Keana" w:id="17"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any possible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opportunity costs of </w:t>
      </w:r>
      <w:sdt>
        <w:sdtPr>
          <w:tag w:val="goog_rdk_38"/>
        </w:sdtPr>
        <w:sdtContent>
          <w:ins w:author="Richards, Keana" w:id="18"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choosing to spend extra time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preparing </w:t>
      </w:r>
      <w:sdt>
        <w:sdtPr>
          <w:tag w:val="goog_rdk_39"/>
        </w:sdtPr>
        <w:sdtContent>
          <w:del w:author="Richards, Keana" w:id="19"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may be greater for MTurkers.</w:delText>
            </w:r>
          </w:del>
        </w:sdtContent>
      </w:sdt>
      <w:sdt>
        <w:sdtPr>
          <w:tag w:val="goog_rdk_40"/>
        </w:sdtPr>
        <w:sdtContent>
          <w:ins w:author="Richards, Keana" w:id="19"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are more palpable than in other contexts</w:t>
            </w:r>
            <w:commentRangeEnd w:id="6"/>
            <w:r w:rsidDel="00000000" w:rsidR="00000000" w:rsidRPr="00000000">
              <w:commentReference w:id="6"/>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r w:rsidDel="00000000" w:rsidR="00000000" w:rsidRPr="00000000">
        <w:rPr>
          <w:rtl w:val="0"/>
        </w:rPr>
      </w:r>
    </w:p>
    <w:sdt>
      <w:sdtPr>
        <w:tag w:val="goog_rdk_46"/>
      </w:sdtPr>
      <w:sdtContent>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del w:author="Richards, Keana" w:id="22"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42"/>
            </w:sdtPr>
            <w:sdtContent>
              <w:del w:author="Richards, Keana" w:id="15"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To our knowledge, these studies are the first to demonstrate a gender difference in preparation among adults who must explicitly opt into preparation. </w:delText>
                </w:r>
              </w:del>
            </w:sdtContent>
          </w:sdt>
          <w:sdt>
            <w:sdtPr>
              <w:tag w:val="goog_rdk_43"/>
            </w:sdtPr>
            <w:sdtContent>
              <w:del w:author="Richards, Keana" w:id="20"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However, previous findings within educational contexts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have</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found that women are more likely than men to value dedication and mastery (Kenney-Benson, Pomerantz, Ryan, &amp; Patrick, 2006; Leslie, Cimpian, Meyer, &amp; Freeland, 2015), emphasize the importance of hard work (Hirt &amp; Mccrea, 2009; Mccrea et al., 2008a, 2008b), and spend more time preparing than men for an intellectual evaluation when they were told that practice improved future performance (Kimble &amp; Hirt, 2005).</w:delText>
                </w:r>
              </w:del>
            </w:sdtContent>
          </w:sdt>
          <w:sdt>
            <w:sdtPr>
              <w:tag w:val="goog_rdk_44"/>
            </w:sdtPr>
            <w:sdtContent>
              <w:del w:author="Richards, Keana" w:id="21"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For instance, in a study examining school-aged children’s approach to learning math, researchers found that girls, compared to boys, reported being more motivated to “master” their schoolwork and engage in more effortful learning strategies (Kenney-Benson et al., 2006).</w:delText>
                </w:r>
              </w:del>
            </w:sdtContent>
          </w:sdt>
          <w:sdt>
            <w:sdtPr>
              <w:tag w:val="goog_rdk_45"/>
            </w:sdtPr>
            <w:sdtContent>
              <w:del w:author="Richards, Keana" w:id="22"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In one study looking at whether delaying competition affects gender differences in the willingness to compete while providing opportunity to study, Charness, Dao, and Shurchkov (2020) did not find a significant difference in the choice to prepare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N</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 202). Although it is worth noting that, though the effect is non-significant, women are directionally more likely to prepare in this study. Since studying gender differences in the choice to prepare was not one of the main foci of their research, contrary to ours, it is entirely possible they did not have sufficient power to detect the effect of gender on the choice to prepare as a result.</w:delText>
                </w:r>
              </w:del>
            </w:sdtContent>
          </w:sdt>
        </w:p>
      </w:sdtContent>
    </w:sdt>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observed gender difference in</w:t>
      </w:r>
      <w:sdt>
        <w:sdtPr>
          <w:tag w:val="goog_rdk_47"/>
        </w:sdtPr>
        <w:sdtContent>
          <w:ins w:author="Richards, Keana" w:id="23"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preparation may be driven by women’s relatively greater desire to reduce uncertainty around their future performance (given their greater average risk aversion) and/or increase their performance (given their lower average confidence). Indeed, mastery is an important driver of confidence (for review, see Gist &amp; Mitchell, 1992; Usher &amp; Pajares, 2008). </w:t>
      </w:r>
      <w:sdt>
        <w:sdtPr>
          <w:tag w:val="goog_rdk_48"/>
        </w:sdtPr>
        <w:sdtContent>
          <w:commentRangeStart w:id="7"/>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it is possible that confidence and risk aversion may be driving the gender difference in preparation, it is important to note that preparation in our studies did not increase competitiveness in either men or women. Because participants were able to choose to prepare in </w:t>
      </w:r>
      <w:sdt>
        <w:sdtPr>
          <w:tag w:val="goog_rdk_49"/>
        </w:sdtPr>
        <w:sdtContent>
          <w:ins w:author="Richards, Keana" w:id="24"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study</w:t>
      </w:r>
      <w:sdt>
        <w:sdtPr>
          <w:tag w:val="goog_rdk_50"/>
        </w:sdtPr>
        <w:sdtContent>
          <w:del w:author="Richards, Keana" w:id="25"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2</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we are unable </w:t>
      </w:r>
      <w:sdt>
        <w:sdtPr>
          <w:tag w:val="goog_rdk_51"/>
        </w:sdtPr>
        <w:sdtContent>
          <w:del w:author="Richards, Keana" w:id="26"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identify whether preparation causally affected confidence and/or risk aversion</w:delText>
            </w:r>
          </w:del>
        </w:sdtContent>
      </w:sdt>
      <w:sdt>
        <w:sdtPr>
          <w:tag w:val="goog_rdk_52"/>
        </w:sdtPr>
        <w:sdtContent>
          <w:ins w:author="Richards, Keana" w:id="26"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disentangle these potentially causal relationships</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Future work should examine the bidirectional relationships between confidence and preparation and risk and preparation. </w:t>
      </w:r>
      <w:commentRangeEnd w:id="7"/>
      <w:r w:rsidDel="00000000" w:rsidR="00000000" w:rsidRPr="00000000">
        <w:commentReference w:id="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course, other explanations for the gender differences in preparation may also exist</w:t>
      </w:r>
      <w:sdt>
        <w:sdtPr>
          <w:tag w:val="goog_rdk_53"/>
        </w:sdtPr>
        <w:sdtContent>
          <w:del w:author="Richards, Keana" w:id="27"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including relative differences in real or perceived opportunity costs, how rewarding it is to prepare</w:t>
      </w:r>
      <w:sdt>
        <w:sdtPr>
          <w:tag w:val="goog_rdk_54"/>
        </w:sdtPr>
        <w:sdtContent>
          <w:del w:author="Richards, Keana" w:id="28"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w:t>
      </w:r>
      <w:sdt>
        <w:sdtPr>
          <w:tag w:val="goog_rdk_55"/>
        </w:sdtPr>
        <w:sdtContent>
          <w:del w:author="Richards, Keana" w:id="29"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/or</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enjoyment on the task.</w:t>
      </w:r>
      <w:sdt>
        <w:sdtPr>
          <w:tag w:val="goog_rdk_56"/>
        </w:sdtPr>
        <w:sdtContent>
          <w:ins w:author="Richards, Keana" w:id="30"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r w:rsidDel="00000000" w:rsidR="00000000" w:rsidRPr="00000000">
        <w:rPr>
          <w:rtl w:val="0"/>
        </w:rPr>
      </w:r>
    </w:p>
    <w:sdt>
      <w:sdtPr>
        <w:tag w:val="goog_rdk_63"/>
      </w:sdtPr>
      <w:sdtContent>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ins w:author="Richards, Keana" w:id="32"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58"/>
            </w:sdtPr>
            <w:sdtContent>
              <w:ins w:author="Richards, Keana" w:id="31" w:date="2021-04-22T10:07:00Z">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Another explanation for the gender difference in preparation may be that women may intrinsically value preparing more than men.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
                <w:sdtPr>
                  <w:tag w:val="goog_rdk_59"/>
                </w:sdtPr>
                <w:sdtContent>
                  <w:commentRangeStart w:id="8"/>
                </w:sdtContent>
              </w:sdt>
              <w:ins w:author="Richards, Keana" w:id="31"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only are women are more likely than men to value dedication and mastery (Kenney-Benson et al., 2006; Leslie, Cimpian, Meyer, &amp; Freeland, 2015), but there is a small literature  finding emphasize the importance of hard work (Hirt &amp; Mccrea, 2009; Mccrea et al., 2008a, 2008b), </w:t>
                </w:r>
                <w:sdt>
                  <w:sdtPr>
                    <w:tag w:val="goog_rdk_60"/>
                  </w:sdtPr>
                  <w:sdtContent>
                    <w:commentRangeStart w:id="9"/>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 spend more time preparing than men in general </w:t>
                </w:r>
                <w:commentRangeEnd w:id="9"/>
                <w:r w:rsidDel="00000000" w:rsidR="00000000" w:rsidRPr="00000000">
                  <w:commentReference w:id="9"/>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(Kimble &amp; Hirt, 2005).</w:t>
                </w:r>
              </w:ins>
            </w:sdtContent>
          </w:sdt>
          <w:sdt>
            <w:sdtPr>
              <w:tag w:val="goog_rdk_61"/>
            </w:sdtPr>
            <w:sdtContent>
              <w:ins w:author="Richards, Keana" w:id="21"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instance, in a study examining school-aged children’s approach to learning math, researchers found that girls, compared to boys, reported being more motivated to “master” their schoolwork and engage in more effortful learning strategies (Kenney-Benson et al., 2006).</w:t>
                </w:r>
              </w:ins>
            </w:sdtContent>
          </w:sdt>
          <w:sdt>
            <w:sdtPr>
              <w:tag w:val="goog_rdk_62"/>
            </w:sdtPr>
            <w:sdtContent>
              <w:ins w:author="Richards, Keana" w:id="32" w:date="2021-04-22T10:07:00Z">
                <w:commentRangeEnd w:id="8"/>
                <w:r w:rsidDel="00000000" w:rsidR="00000000" w:rsidRPr="00000000">
                  <w:commentReference w:id="8"/>
                </w:r>
                <w:r w:rsidDel="00000000" w:rsidR="00000000" w:rsidRPr="00000000">
                  <w:rPr>
                    <w:rtl w:val="0"/>
                  </w:rPr>
                </w:r>
              </w:ins>
            </w:sdtContent>
          </w:sdt>
        </w:p>
      </w:sdtContent>
    </w:sdt>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64"/>
        </w:sdtPr>
        <w:sdtContent>
          <w:ins w:author="Richards, Keana" w:id="32" w:date="2021-04-22T10:07:00Z">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Again, we did neither the knowledge of the opportunity to prepare nor the act of </w:t>
            </w:r>
          </w:ins>
          <w:sdt>
            <w:sdtPr>
              <w:tag w:val="goog_rdk_65"/>
            </w:sdtPr>
            <w:sdtContent>
              <w:commentRangeStart w:id="10"/>
            </w:sdtContent>
          </w:sdt>
          <w:ins w:author="Richards, Keana" w:id="32" w:date="2021-04-22T10:07:00Z">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preparation itself affected participants’ willingness to compete, which was surprising, given the previous literature suggesting that mastery is one of the most important determinants of confidence in tasks (for review, see Gist &amp; Mitchell, 1992; Usher &amp; Pajares, 2008).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commentRangeEnd w:id="10"/>
            <w:r w:rsidDel="00000000" w:rsidR="00000000" w:rsidRPr="00000000">
              <w:commentReference w:id="10"/>
            </w:r>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Since confidence and risk attitude were measured after providing the additional option to prepare, we cannot identify </w:t>
            </w:r>
            <w:sdt>
              <w:sdtPr>
                <w:tag w:val="goog_rdk_66"/>
              </w:sdtPr>
              <w:sdtContent>
                <w:commentRangeStart w:id="11"/>
              </w:sdtContent>
            </w:sdt>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whether these factors drove the null effect of condition. </w:t>
            </w:r>
            <w:commentRangeEnd w:id="11"/>
            <w:r w:rsidDel="00000000" w:rsidR="00000000" w:rsidRPr="00000000">
              <w:commentReference w:id="11"/>
            </w:r>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One possibke rea.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Again, we find little evidence that preparation affects willingness to compete. However, it is possible that we may have found an effect of preparation had we given participants unlimited time to prepare so that they mastered the material or reached their desired level of proficiency. In fact, by limiting the amount of time to prepare in </w:t>
      </w:r>
      <w:sdt>
        <w:sdtPr>
          <w:tag w:val="goog_rdk_67"/>
        </w:sdtPr>
        <w:sdtContent>
          <w:del w:author="Richards, Keana" w:id="33"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study</w:delText>
            </w:r>
          </w:del>
        </w:sdtContent>
      </w:sdt>
      <w:sdt>
        <w:sdtPr>
          <w:tag w:val="goog_rdk_68"/>
        </w:sdtPr>
        <w:sdtContent>
          <w:ins w:author="Richards, Keana" w:id="33"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experiment</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 we may have unintentionally undermined confidence. For instance, participants may have been made more aware of the discrepancy between their current ability and their desired ability. Even more, having limited time to prepare may also have been stressful to participants and to offset this stress, some participants may have opted for the less stressful piece-rate payment scheme. Thus, future work examining the role of preparation on competition should examine how unlimited preparation and perceived level of mastery influence decisions to compete.</w:t>
      </w:r>
      <w:sdt>
        <w:sdtPr>
          <w:tag w:val="goog_rdk_69"/>
        </w:sdtPr>
        <w:sdtContent>
          <w:ins w:author="Richards, Keana" w:id="34"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71"/>
        </w:sdtPr>
        <w:sdtContent>
          <w:ins w:author="Richards, Keana" w:id="35" w:date="2021-04-22T10:07:00Z"/>
          <w:sdt>
            <w:sdtPr>
              <w:tag w:val="goog_rdk_72"/>
            </w:sdtPr>
            <w:sdtContent>
              <w:commentRangeStart w:id="12"/>
            </w:sdtContent>
          </w:sdt>
          <w:ins w:author="Richards, Keana" w:id="35"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we showed that participants accurately predicted the observed gender differences in </w:t>
      </w:r>
      <w:sdt>
        <w:sdtPr>
          <w:tag w:val="goog_rdk_73"/>
        </w:sdtPr>
        <w:sdtContent>
          <w:del w:author="Richards, Keana" w:id="36"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preparation and competitiveness, regardless of their own choice to prepare or compete</w:delText>
            </w:r>
          </w:del>
        </w:sdtContent>
      </w:sdt>
      <w:sdt>
        <w:sdtPr>
          <w:tag w:val="goog_rdk_74"/>
        </w:sdtPr>
        <w:sdtContent>
          <w:ins w:author="Richards, Keana" w:id="36" w:date="2021-04-22T10:07:00Z">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xyz  state it hereb</w:t>
            </w:r>
            <w:r w:rsidDel="00000000" w:rsidR="00000000" w:rsidRPr="00000000">
              <w:rPr>
                <w:rFonts w:ascii="Times New Roman" w:cs="Times New Roman" w:eastAsia="Times New Roman" w:hAnsi="Times New Roman"/>
                <w:b w:val="0"/>
                <w:i w:val="0"/>
                <w:smallCaps w:val="0"/>
                <w:strike w:val="1"/>
                <w:color w:val="000000"/>
                <w:sz w:val="24"/>
                <w:szCs w:val="24"/>
                <w:highlight w:val="yellow"/>
                <w:u w:val="none"/>
                <w:vertAlign w:val="baseline"/>
                <w:rtl w:val="0"/>
              </w:rPr>
              <w:t xml:space="preserve">ehavior</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sdt>
        <w:sdtPr>
          <w:tag w:val="goog_rdk_75"/>
        </w:sdtPr>
        <w:sdtContent>
          <w:commentRangeStart w:id="13"/>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suggesting that they observe these behaviors directly in their own lives and/or have learned about stereotypes surrounding these behaviors. There is extensive work suggesting that beliefs about identity-based behavior actually affect behavior </w:t>
      </w:r>
      <w:commentRangeEnd w:id="13"/>
      <w:r w:rsidDel="00000000" w:rsidR="00000000" w:rsidRPr="00000000">
        <w:commentReference w:id="13"/>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(Akerlof &amp; Kranton, 2000; Babcock, Bowles, &amp; Bear, 2012; Benjamin, Choi, &amp; Strickland</w:t>
      </w:r>
      <w:commentRangeEnd w:id="12"/>
      <w:r w:rsidDel="00000000" w:rsidR="00000000" w:rsidRPr="00000000">
        <w:commentReference w:id="12"/>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2010; Bertrand, Kamenica, &amp; Pan, 2015; Bowles, Babcock, &amp; Lai, 2007; Smith &amp; Huntoon, 2014; Toosi, Mor, Semnani-Azad, Phillips, &amp; Amanatullah, 2019). </w:t>
      </w:r>
      <w:sdt>
        <w:sdtPr>
          <w:tag w:val="goog_rdk_76"/>
        </w:sdtPr>
        <w:sdtContent>
          <w:del w:author="Richards, Keana" w:id="37"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Our findings</w:delText>
            </w:r>
          </w:del>
        </w:sdtContent>
      </w:sdt>
      <w:sdt>
        <w:sdtPr>
          <w:tag w:val="goog_rdk_77"/>
        </w:sdtPr>
        <w:sdtContent>
          <w:ins w:author="Richards, Keana" w:id="37" w:date="2021-04-22T10:07:00Z"/>
          <w:sdt>
            <w:sdtPr>
              <w:tag w:val="goog_rdk_78"/>
            </w:sdtPr>
            <w:sdtContent>
              <w:commentRangeStart w:id="14"/>
            </w:sdtContent>
          </w:sdt>
          <w:ins w:author="Richards, Keana" w:id="37"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w:t>
            </w:r>
            <w:commentRangeEnd w:id="14"/>
            <w:r w:rsidDel="00000000" w:rsidR="00000000" w:rsidRPr="00000000">
              <w:commentReference w:id="14"/>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participants accurately predict gender differences in preparation and competition, it</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would suggest that any observed gender differences in behavior may be generalizable to other contexts. </w:t>
      </w:r>
      <w:sdt>
        <w:sdtPr>
          <w:tag w:val="goog_rdk_79"/>
        </w:sdtPr>
        <w:sdtContent>
          <w:commentRangeStart w:id="15"/>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both cases, participants’ accuracy in predicting the gender differences in competitiveness and preparation would suggest that these are not isolated findings, but in fact are representative of gender differences in other contexts</w:t>
      </w:r>
      <w:sdt>
        <w:sdtPr>
          <w:tag w:val="goog_rdk_80"/>
        </w:sdtPr>
        <w:sdtContent>
          <w:del w:author="Richards, Keana" w:id="38"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One step to improve gender equality within organizations is to take these gender differences into account when making decisions on how to organize reward structures and communicate these structures to employees, and to reward cooperation and other forms of work on par with competition.</w:delText>
            </w:r>
          </w:del>
        </w:sdtContent>
      </w:sdt>
      <w:sdt>
        <w:sdtPr>
          <w:tag w:val="goog_rdk_81"/>
        </w:sdtPr>
        <w:sdtContent>
          <w:ins w:author="Richards, Keana" w:id="38"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such as organizations. </w:t>
            </w:r>
          </w:ins>
        </w:sdtContent>
      </w:sdt>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While we built off an extensive and laudable literature on gender differences in competitiveness, we have unearthed a new gender difference in preparation. As this is a new area of research, there are many promising and exciting avenues for future exploration, all of which have the potential to inform policy. First, future work should explore whether these results generalize to other populations and tasks. Second, future work should examine the impact of preparation on performance. Do women overprepare? Do men underprepare? What are the opportunity costs to preparing? </w:t>
      </w:r>
      <w:sdt>
        <w:sdtPr>
          <w:tag w:val="goog_rdk_82"/>
        </w:sdtPr>
        <w:sdtContent>
          <w:del w:author="Richards, Keana" w:id="39"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Also, it would be important to think about ways that women could be equally rewarded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without</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having to compete - that is, reimagining how to support women being productive in ways that work for them.</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f</w:t>
      </w:r>
      <w:sdt>
        <w:sdtPr>
          <w:tag w:val="goog_rdk_83"/>
        </w:sdtPr>
        <w:sdtContent>
          <w:commentRangeStart w:id="16"/>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inally, how do competitions themselves </w:t>
      </w:r>
      <w:sdt>
        <w:sdtPr>
          <w:tag w:val="goog_rdk_84"/>
        </w:sdtPr>
        <w:sdtContent>
          <w:del w:author="Richards, Keana" w:id="40" w:date="2021-04-22T10:07:00Z">
            <w:commentRangeEnd w:id="16"/>
            <w:r w:rsidDel="00000000" w:rsidR="00000000" w:rsidRPr="00000000">
              <w:commentReference w:id="16"/>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affect gender differences in the choice to prepare?</w:delText>
            </w:r>
          </w:del>
        </w:sdtContent>
      </w:sdt>
      <w:r w:rsidDel="00000000" w:rsidR="00000000" w:rsidRPr="00000000">
        <w:rPr>
          <w:rtl w:val="0"/>
        </w:rPr>
      </w:r>
    </w:p>
    <w:sdt>
      <w:sdtPr>
        <w:tag w:val="goog_rdk_95"/>
      </w:sdtPr>
      <w:sdtContent>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Change w:author="Richards, Keana" w:id="0" w:date="2021-04-22T10:07:00Z">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pPr>
            </w:pPrChange>
          </w:pPr>
          <w:sdt>
            <w:sdtPr>
              <w:tag w:val="goog_rdk_86"/>
            </w:sdtPr>
            <w:sdtContent>
              <w:ins w:author="Richards, Keana" w:id="41"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ins>
            </w:sdtContent>
          </w:sdt>
          <w:sdt>
            <w:sdtPr>
              <w:tag w:val="goog_rdk_87"/>
            </w:sdtPr>
            <w:sdtContent>
              <w:commentRangeStart w:id="17"/>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Much of the research on gender differences in competitiveness is focused on designing interventions to increase women’s competitiveness, with less attention paid to potential downstream consequences of these interventions. Here we show that preparation </w:t>
          </w:r>
          <w:sdt>
            <w:sdtPr>
              <w:tag w:val="goog_rdk_88"/>
            </w:sdtPr>
            <w:sdtContent>
              <w:ins w:author="Richards, Keana" w:id="42"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 only </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 no impact on willingness to compete</w:t>
          </w:r>
          <w:sdt>
            <w:sdtPr>
              <w:tag w:val="goog_rdk_89"/>
            </w:sdtPr>
            <w:sdtContent>
              <w:del w:author="Richards, Keana" w:id="43"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while discovering a</w:delText>
                </w:r>
              </w:del>
            </w:sdtContent>
          </w:sdt>
          <w:sdt>
            <w:sdtPr>
              <w:tag w:val="goog_rdk_90"/>
            </w:sdtPr>
            <w:sdtContent>
              <w:ins w:author="Richards, Keana" w:id="43"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 it leads to</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gender </w:t>
          </w:r>
          <w:sdt>
            <w:sdtPr>
              <w:tag w:val="goog_rdk_91"/>
            </w:sdtPr>
            <w:sdtContent>
              <w:del w:author="Richards, Keana" w:id="44"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difference </w:delText>
                </w:r>
              </w:del>
            </w:sdtContent>
          </w:sdt>
          <w:sdt>
            <w:sdtPr>
              <w:tag w:val="goog_rdk_92"/>
            </w:sdtPr>
            <w:sdtContent>
              <w:ins w:author="Richards, Keana" w:id="44"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differences </w:t>
                </w:r>
              </w:ins>
            </w:sdtContent>
          </w:sdt>
          <w:commentRangeEnd w:id="17"/>
          <w:r w:rsidDel="00000000" w:rsidR="00000000" w:rsidRPr="00000000">
            <w:commentReference w:id="17"/>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preparation. Future work should explore the implications of these findings further</w:t>
          </w:r>
          <w:sdt>
            <w:sdtPr>
              <w:tag w:val="goog_rdk_93"/>
            </w:sdtPr>
            <w:sdtContent>
              <w:del w:author="Richards, Keana" w:id="45"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where these effects may have a long-lasting impact on gender differences in economic outcomes.</w:delText>
                </w:r>
              </w:del>
            </w:sdtContent>
          </w:sdt>
          <w:sdt>
            <w:sdtPr>
              <w:tag w:val="goog_rdk_94"/>
            </w:sdtPr>
            <w:sdtContent>
              <w:ins w:author="Richards, Keana" w:id="45"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ins>
            </w:sdtContent>
          </w:sdt>
          <w:r w:rsidDel="00000000" w:rsidR="00000000" w:rsidRPr="00000000">
            <w:rPr>
              <w:rtl w:val="0"/>
            </w:rPr>
          </w:r>
        </w:p>
      </w:sdtContent>
    </w:sdt>
    <w:sdt>
      <w:sdtPr>
        <w:tag w:val="goog_rdk_98"/>
      </w:sdtPr>
      <w:sdtContent>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0"/>
            <w:jc w:val="left"/>
            <w:rPr>
              <w:ins w:author="Richards, Keana" w:id="47"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7"/>
            </w:sdtPr>
            <w:sdtContent>
              <w:ins w:author="Richards, Keana" w:id="47" w:date="2021-04-22T10:07:00Z">
                <w:r w:rsidDel="00000000" w:rsidR="00000000" w:rsidRPr="00000000">
                  <w:rPr>
                    <w:rtl w:val="0"/>
                  </w:rPr>
                </w:r>
              </w:ins>
            </w:sdtContent>
          </w:sdt>
        </w:p>
      </w:sdtContent>
    </w:sdt>
    <w:sdt>
      <w:sdtPr>
        <w:tag w:val="goog_rdk_100"/>
      </w:sdtPr>
      <w:sdtContent>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0"/>
            <w:jc w:val="left"/>
            <w:rPr>
              <w:ins w:author="Richards, Keana" w:id="47"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99"/>
            </w:sdtPr>
            <w:sdtContent>
              <w:ins w:author="Richards, Keana" w:id="47"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END</w:t>
                </w:r>
              </w:ins>
            </w:sdtContent>
          </w:sdt>
        </w:p>
      </w:sdtContent>
    </w:sdt>
    <w:sdt>
      <w:sdtPr>
        <w:tag w:val="goog_rdk_102"/>
      </w:sdtPr>
      <w:sdtContent>
        <w:p w:rsidR="00000000" w:rsidDel="00000000" w:rsidP="00000000" w:rsidRDefault="00000000" w:rsidRPr="00000000" w14:paraId="00000035">
          <w:pPr>
            <w:pStyle w:val="Heading2"/>
            <w:rPr>
              <w:ins w:author="Richards, Keana" w:id="47" w:date="2021-04-22T10:07:00Z"/>
              <w:strike w:val="1"/>
            </w:rPr>
          </w:pPr>
          <w:sdt>
            <w:sdtPr>
              <w:tag w:val="goog_rdk_101"/>
            </w:sdtPr>
            <w:sdtContent>
              <w:ins w:author="Richards, Keana" w:id="47" w:date="2021-04-22T10:07:00Z">
                <w:r w:rsidDel="00000000" w:rsidR="00000000" w:rsidRPr="00000000">
                  <w:rPr>
                    <w:strike w:val="1"/>
                    <w:rtl w:val="0"/>
                  </w:rPr>
                  <w:t xml:space="preserve">4.1</w:t>
                  <w:tab/>
                  <w:t xml:space="preserve">Implications of opportunity costs of overpreparing before competitions</w:t>
                </w:r>
              </w:ins>
            </w:sdtContent>
          </w:sdt>
        </w:p>
      </w:sdtContent>
    </w:sdt>
    <w:sdt>
      <w:sdtPr>
        <w:tag w:val="goog_rdk_104"/>
      </w:sdtPr>
      <w:sdtContent>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ins w:author="Richards, Keana" w:id="47" w:date="2021-04-22T10:07:00Z"/>
              <w:rFonts w:ascii="Times New Roman" w:cs="Times New Roman" w:eastAsia="Times New Roman" w:hAnsi="Times New Roman"/>
              <w:b w:val="0"/>
              <w:i w:val="0"/>
              <w:smallCaps w:val="0"/>
              <w:strike w:val="1"/>
              <w:color w:val="000000"/>
              <w:sz w:val="24"/>
              <w:szCs w:val="24"/>
              <w:u w:val="none"/>
              <w:shd w:fill="auto" w:val="clear"/>
              <w:vertAlign w:val="baseline"/>
            </w:rPr>
          </w:pPr>
          <w:sdt>
            <w:sdtPr>
              <w:tag w:val="goog_rdk_103"/>
            </w:sdtPr>
            <w:sdtContent>
              <w:ins w:author="Richards, Keana" w:id="47" w:date="2021-04-22T10:07:00Z">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Competitions are increasingly prevalent in the global labor market (Lavy, 2004; Lemieux, MacLeod, &amp; Parent, 2009) and the winners of competitions are disproportionately rewarded (Frank &amp; Cook, 2010). Understanding individual differences in response to competitive situations may help address economic disparities across groups, like persistent gender differences in labor market outcomes (Altonji &amp; Blank, 1999; Blau &amp; Kahn, 2017). For instance, one step to improve gender equality within organizations is to take these gender differences into account when making decisions on how to organize reward structures and communicate these structures to </w:t>
                </w:r>
              </w:ins>
            </w:sdtContent>
          </w:sdt>
        </w:p>
      </w:sdtContent>
    </w:sdt>
    <w:sdt>
      <w:sdtPr>
        <w:tag w:val="goog_rdk_107"/>
      </w:sdtPr>
      <w:sdtContent>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ins w:author="Richards, Keana" w:id="47" w:date="2021-04-22T10:07:00Z"/>
              <w:rFonts w:ascii="Times New Roman" w:cs="Times New Roman" w:eastAsia="Times New Roman" w:hAnsi="Times New Roman"/>
              <w:b w:val="0"/>
              <w:i w:val="0"/>
              <w:smallCaps w:val="0"/>
              <w:strike w:val="1"/>
              <w:color w:val="000000"/>
              <w:sz w:val="24"/>
              <w:szCs w:val="24"/>
              <w:u w:val="none"/>
              <w:shd w:fill="auto" w:val="clear"/>
              <w:vertAlign w:val="baseline"/>
            </w:rPr>
          </w:pPr>
          <w:sdt>
            <w:sdtPr>
              <w:tag w:val="goog_rdk_105"/>
            </w:sdtPr>
            <w:sdtContent>
              <w:ins w:author="Richards, Keana" w:id="47" w:date="2021-04-22T10:07:00Z"/>
              <w:sdt>
                <w:sdtPr>
                  <w:tag w:val="goog_rdk_106"/>
                </w:sdtPr>
                <w:sdtContent>
                  <w:commentRangeStart w:id="18"/>
                </w:sdtContent>
              </w:sdt>
              <w:ins w:author="Richards, Keana" w:id="47" w:date="2021-04-22T10:07:00Z">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Yet, understanding how women and men respond to competitions may also be crucial for organizations across contexts to address gender disparities in labor market outcomes. If competitions exacerbate gender differences in the amount of effort exerted (e.g., preparing or studying) before performance, this may affect women’s labor output, career advancement, the ability to achieve a satisfying work-life balance, and even the decision to enter or stay in competitive environments. Additionally, there are opportunity costs for expending more effort than necessary on only one task or skill, especially when an individual’s overall performance is evaluated based on their success across many domains. These effects are especially relevant to professional development in STEM fields, where gender disparities are arguably driven by gender differences in confidence (Cheryan, Ziegler, Montoya, &amp; Jiang, 2017), increasing the likelihood women will overprepare before competition.</w:t>
                </w:r>
              </w:ins>
            </w:sdtContent>
          </w:sdt>
        </w:p>
      </w:sdtContent>
    </w:sdt>
    <w:sdt>
      <w:sdtPr>
        <w:tag w:val="goog_rdk_109"/>
      </w:sdtPr>
      <w:sdtContent>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ins w:author="Richards, Keana" w:id="47" w:date="2021-04-22T10:07:00Z"/>
              <w:rFonts w:ascii="Times New Roman" w:cs="Times New Roman" w:eastAsia="Times New Roman" w:hAnsi="Times New Roman"/>
              <w:b w:val="0"/>
              <w:i w:val="0"/>
              <w:smallCaps w:val="0"/>
              <w:strike w:val="1"/>
              <w:color w:val="000000"/>
              <w:sz w:val="24"/>
              <w:szCs w:val="24"/>
              <w:u w:val="none"/>
              <w:shd w:fill="auto" w:val="clear"/>
              <w:vertAlign w:val="baseline"/>
            </w:rPr>
          </w:pPr>
          <w:sdt>
            <w:sdtPr>
              <w:tag w:val="goog_rdk_108"/>
            </w:sdtPr>
            <w:sdtContent>
              <w:ins w:author="Richards, Keana" w:id="47" w:date="2021-04-22T10:07:00Z">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Relatedly, if women </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expect</w:t>
                </w:r>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 that they will prepare more in competitive environments, this may, in turn, impact whether they even enter competitive environments. In fact, there is evidence that the way a job is advertised affects women’s willingness to apply (Flory, Leibbrandt, &amp; List, 2010; Gaucher, Friesen, &amp; Kay, 2011). If a job is described as “competitive” or the payment scheme is described as a competition, women find the jobs less appealing and are less willing to apply, demonstrating the power of organizational communication on gender differences in labor market outcomes. While our work suggests that merely giving women more time to prepare does not make them more willing to compete, anticipated effort could still influence labor market outcomes by affecting women’s decisions to enter certain fields or compete for promotions, for instance. In our studies, we use relatively unimportant tasks that are unlikely to greatly impact one’s earnings. Yet, we still find a striking gender difference in preparation, suggesting that our study likely </w:t>
                </w:r>
                <w:r w:rsidDel="00000000" w:rsidR="00000000" w:rsidRPr="00000000">
                  <w:rPr>
                    <w:rFonts w:ascii="Times New Roman" w:cs="Times New Roman" w:eastAsia="Times New Roman" w:hAnsi="Times New Roman"/>
                    <w:b w:val="0"/>
                    <w:i w:val="1"/>
                    <w:smallCaps w:val="0"/>
                    <w:strike w:val="1"/>
                    <w:color w:val="000000"/>
                    <w:sz w:val="24"/>
                    <w:szCs w:val="24"/>
                    <w:u w:val="none"/>
                    <w:shd w:fill="auto" w:val="clear"/>
                    <w:vertAlign w:val="baseline"/>
                    <w:rtl w:val="0"/>
                  </w:rPr>
                  <w:t xml:space="preserve">underestimates</w:t>
                </w:r>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 this gender difference. For instance, we would expect greater gender differences in preparation for tasks with higher stakes, where the outcomes are important for one’s career and economic prospects. In this way, our study is providing a conservative test of the gender differences in effort and preparation in the real world.</w:t>
                </w:r>
                <w:commentRangeEnd w:id="18"/>
                <w:r w:rsidDel="00000000" w:rsidR="00000000" w:rsidRPr="00000000">
                  <w:commentReference w:id="18"/>
                </w:r>
                <w:r w:rsidDel="00000000" w:rsidR="00000000" w:rsidRPr="00000000">
                  <w:rPr>
                    <w:rtl w:val="0"/>
                  </w:rPr>
                </w:r>
              </w:ins>
            </w:sdtContent>
          </w:sdt>
        </w:p>
      </w:sdtContent>
    </w:sdt>
    <w:sdt>
      <w:sdtPr>
        <w:tag w:val="goog_rdk_112"/>
      </w:sdtPr>
      <w:sdtContent>
        <w:p w:rsidR="00000000" w:rsidDel="00000000" w:rsidP="00000000" w:rsidRDefault="00000000" w:rsidRPr="00000000" w14:paraId="00000039">
          <w:pPr>
            <w:pStyle w:val="Heading2"/>
            <w:rPr>
              <w:ins w:author="Richards, Keana" w:id="47" w:date="2021-04-22T10:07:00Z"/>
              <w:strike w:val="1"/>
            </w:rPr>
          </w:pPr>
          <w:sdt>
            <w:sdtPr>
              <w:tag w:val="goog_rdk_110"/>
            </w:sdtPr>
            <w:sdtContent>
              <w:ins w:author="Richards, Keana" w:id="47" w:date="2021-04-22T10:07:00Z"/>
              <w:sdt>
                <w:sdtPr>
                  <w:tag w:val="goog_rdk_111"/>
                </w:sdtPr>
                <w:sdtContent>
                  <w:commentRangeStart w:id="19"/>
                </w:sdtContent>
              </w:sdt>
              <w:ins w:author="Richards, Keana" w:id="47" w:date="2021-04-22T10:07:00Z">
                <w:r w:rsidDel="00000000" w:rsidR="00000000" w:rsidRPr="00000000">
                  <w:rPr>
                    <w:strike w:val="1"/>
                    <w:rtl w:val="0"/>
                  </w:rPr>
                  <w:t xml:space="preserve">4.2</w:t>
                  <w:tab/>
                  <w:t xml:space="preserve">Future research</w:t>
                </w:r>
                <w:commentRangeEnd w:id="19"/>
                <w:r w:rsidDel="00000000" w:rsidR="00000000" w:rsidRPr="00000000">
                  <w:commentReference w:id="19"/>
                </w:r>
                <w:r w:rsidDel="00000000" w:rsidR="00000000" w:rsidRPr="00000000">
                  <w:rPr>
                    <w:rtl w:val="0"/>
                  </w:rPr>
                </w:r>
              </w:ins>
            </w:sdtContent>
          </w:sdt>
        </w:p>
      </w:sdtContent>
    </w:sdt>
    <w:sdt>
      <w:sdtPr>
        <w:tag w:val="goog_rdk_114"/>
      </w:sdtPr>
      <w:sdtContent>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ins w:author="Richards, Keana" w:id="47" w:date="2021-04-22T10:07:00Z"/>
              <w:rFonts w:ascii="Times New Roman" w:cs="Times New Roman" w:eastAsia="Times New Roman" w:hAnsi="Times New Roman"/>
              <w:b w:val="0"/>
              <w:i w:val="0"/>
              <w:smallCaps w:val="0"/>
              <w:strike w:val="1"/>
              <w:color w:val="000000"/>
              <w:sz w:val="24"/>
              <w:szCs w:val="24"/>
              <w:u w:val="none"/>
              <w:shd w:fill="auto" w:val="clear"/>
              <w:vertAlign w:val="baseline"/>
            </w:rPr>
          </w:pPr>
          <w:sdt>
            <w:sdtPr>
              <w:tag w:val="goog_rdk_113"/>
            </w:sdtPr>
            <w:sdtContent>
              <w:ins w:author="Richards, Keana" w:id="47" w:date="2021-04-22T10:07:00Z">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There are a number of avenues for future research in this area. First, we would like to test the robustness of gender differences in preparation outside of online and laboratory settings. Do these findings replicate in organizations? Exploring the gender difference in preparation cross-culturally would also shed light on the universality of the finding and help to identify cultural, ecological and social factors that exacerbate it.</w:t>
                </w:r>
              </w:ins>
            </w:sdtContent>
          </w:sdt>
        </w:p>
      </w:sdtContent>
    </w:sdt>
    <w:sdt>
      <w:sdtPr>
        <w:tag w:val="goog_rdk_116"/>
      </w:sdtPr>
      <w:sdtContent>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ins w:author="Richards, Keana" w:id="47" w:date="2021-04-22T10:07:00Z"/>
              <w:rFonts w:ascii="Times New Roman" w:cs="Times New Roman" w:eastAsia="Times New Roman" w:hAnsi="Times New Roman"/>
              <w:b w:val="0"/>
              <w:i w:val="0"/>
              <w:smallCaps w:val="0"/>
              <w:strike w:val="1"/>
              <w:color w:val="000000"/>
              <w:sz w:val="24"/>
              <w:szCs w:val="24"/>
              <w:u w:val="none"/>
              <w:shd w:fill="auto" w:val="clear"/>
              <w:vertAlign w:val="baseline"/>
            </w:rPr>
          </w:pPr>
          <w:sdt>
            <w:sdtPr>
              <w:tag w:val="goog_rdk_115"/>
            </w:sdtPr>
            <w:sdtContent>
              <w:ins w:author="Richards, Keana" w:id="47" w:date="2021-04-22T10:07:00Z">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A second important extension of the work would be to examine how anticipated preparation or workload influences women’s decisions to enter competitive environments. While we did not find that giving women time to prepare makes them more likely to compete, it is still possible that women know that they will end up preparing more in competitive situations and thus, select out of them. As mentioned earlier, there are opportunity costs to overpreparing.</w:t>
                </w:r>
              </w:ins>
            </w:sdtContent>
          </w:sdt>
        </w:p>
      </w:sdtContent>
    </w:sdt>
    <w:sdt>
      <w:sdtPr>
        <w:tag w:val="goog_rdk_118"/>
      </w:sdtPr>
      <w:sdtContent>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ins w:author="Richards, Keana" w:id="47" w:date="2021-04-22T10:07:00Z"/>
              <w:rFonts w:ascii="Times New Roman" w:cs="Times New Roman" w:eastAsia="Times New Roman" w:hAnsi="Times New Roman"/>
              <w:b w:val="0"/>
              <w:i w:val="0"/>
              <w:smallCaps w:val="0"/>
              <w:strike w:val="1"/>
              <w:color w:val="000000"/>
              <w:sz w:val="24"/>
              <w:szCs w:val="24"/>
              <w:u w:val="none"/>
              <w:shd w:fill="auto" w:val="clear"/>
              <w:vertAlign w:val="baseline"/>
            </w:rPr>
          </w:pPr>
          <w:sdt>
            <w:sdtPr>
              <w:tag w:val="goog_rdk_117"/>
            </w:sdtPr>
            <w:sdtContent>
              <w:ins w:author="Richards, Keana" w:id="47" w:date="2021-04-22T10:07:00Z">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A third extension of the current work would be to examine whether women are overpreparing. Does preparation negatively impact women? Does it help women? To determine whether men or women are preparing more (or less) than needed, future research should test whether gender and time chosen to prepare interact to affect a participants’ probability of winning a competition (see Niederle &amp; Vesterlund, 2007). Another follow-up study could manipulate whether there is a monetary cost for preparing to explore whether gender differences in the choice to prepare persist despite a clear cost, and whether this leads to gender differences in earnings within the study.</w:t>
                </w:r>
              </w:ins>
            </w:sdtContent>
          </w:sdt>
        </w:p>
      </w:sdtContent>
    </w:sdt>
    <w:sdt>
      <w:sdtPr>
        <w:tag w:val="goog_rdk_120"/>
      </w:sdtPr>
      <w:sdtContent>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80" w:line="480" w:lineRule="auto"/>
            <w:ind w:left="0" w:right="0" w:firstLine="680"/>
            <w:jc w:val="left"/>
            <w:rPr>
              <w:ins w:author="Richards, Keana" w:id="47" w:date="2021-04-22T10:07:00Z"/>
              <w:rFonts w:ascii="Times New Roman" w:cs="Times New Roman" w:eastAsia="Times New Roman" w:hAnsi="Times New Roman"/>
              <w:b w:val="0"/>
              <w:i w:val="0"/>
              <w:smallCaps w:val="0"/>
              <w:strike w:val="1"/>
              <w:color w:val="000000"/>
              <w:sz w:val="24"/>
              <w:szCs w:val="24"/>
              <w:u w:val="none"/>
              <w:shd w:fill="auto" w:val="clear"/>
              <w:vertAlign w:val="baseline"/>
            </w:rPr>
          </w:pPr>
          <w:sdt>
            <w:sdtPr>
              <w:tag w:val="goog_rdk_119"/>
            </w:sdtPr>
            <w:sdtContent>
              <w:ins w:author="Richards, Keana" w:id="47" w:date="2021-04-22T10:07:00Z">
                <w:r w:rsidDel="00000000" w:rsidR="00000000" w:rsidRPr="00000000">
                  <w:rPr>
                    <w:rFonts w:ascii="Times New Roman" w:cs="Times New Roman" w:eastAsia="Times New Roman" w:hAnsi="Times New Roman"/>
                    <w:b w:val="0"/>
                    <w:i w:val="0"/>
                    <w:smallCaps w:val="0"/>
                    <w:strike w:val="1"/>
                    <w:color w:val="000000"/>
                    <w:sz w:val="24"/>
                    <w:szCs w:val="24"/>
                    <w:u w:val="none"/>
                    <w:shd w:fill="auto" w:val="clear"/>
                    <w:vertAlign w:val="baseline"/>
                    <w:rtl w:val="0"/>
                  </w:rPr>
                  <w:t xml:space="preserve">It would also be interesting to explore whether norms about gender affect decisions to compete. Norms are important drivers of human behavior (Schultz, Nolan, Cialdini, Goldstein, &amp; Griskevicius, 2018), so it is entirely plausible that the decision to compete and prepare might be fueled in part by what most women or men are doing, or perceptions of gender differences in these behaviors. Although there is some work exploring how gender norms affect actual behavior (Akerlof &amp; Kranton, 2000; Babcock et al., 2012; Bertrand et al., 2015; Bowles et al., 2007; Smith &amp; Huntoon, 2014; Toosi et al., 2019), our evidence of participants’ lay beliefs about gender differences suggests that this is an important avenue for future research. Additionally, our findings cannot speak to whether the decision to prepare directly improved participants’ performance. Future research should manipulate whether participants have the opportunity to prepare without providing the option for additional practice thereafter to explore the benefits of preparing on performance, which may negate any opportunity costs of preparing.</w:t>
                </w:r>
              </w:ins>
            </w:sdtContent>
          </w:sdt>
        </w:p>
      </w:sdtContent>
    </w:sdt>
    <w:bookmarkStart w:colFirst="0" w:colLast="0" w:name="bookmark=id.2s8eyo1" w:id="6"/>
    <w:bookmarkEnd w:id="6"/>
    <w:p w:rsidR="00000000" w:rsidDel="00000000" w:rsidP="00000000" w:rsidRDefault="00000000" w:rsidRPr="00000000" w14:paraId="0000003E">
      <w:pPr>
        <w:pStyle w:val="Heading1"/>
        <w:rPr/>
      </w:pPr>
      <w:r w:rsidDel="00000000" w:rsidR="00000000" w:rsidRPr="00000000">
        <w:rPr>
          <w:rtl w:val="0"/>
        </w:rPr>
        <w:t xml:space="preserve">5</w:t>
        <w:tab/>
        <w:t xml:space="preserve">Figures</w:t>
      </w:r>
    </w:p>
    <w:bookmarkStart w:colFirst="0" w:colLast="0" w:name="bookmark=id.17dp8vu" w:id="7"/>
    <w:bookmarkEnd w:id="7"/>
    <w:p w:rsidR="00000000" w:rsidDel="00000000" w:rsidP="00000000" w:rsidRDefault="00000000" w:rsidRPr="00000000" w14:paraId="0000003F">
      <w:pPr>
        <w:pStyle w:val="Heading2"/>
        <w:rPr/>
      </w:pPr>
      <w:r w:rsidDel="00000000" w:rsidR="00000000" w:rsidRPr="00000000">
        <w:rPr>
          <w:rtl w:val="0"/>
        </w:rPr>
        <w:t xml:space="preserve">5.1</w:t>
        <w:tab/>
        <w:t xml:space="preserve">Study 1</w:t>
      </w:r>
    </w:p>
    <w:sdt>
      <w:sdtPr>
        <w:tag w:val="goog_rdk_123"/>
      </w:sdtPr>
      <w:sdtContent>
        <w:p w:rsidR="00000000" w:rsidDel="00000000" w:rsidP="00000000" w:rsidRDefault="00000000" w:rsidRPr="00000000" w14:paraId="00000040">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del w:author="Richards, Keana" w:id="48"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22"/>
            </w:sdtPr>
            <w:sdtContent>
              <w:del w:author="Richards, Keana" w:id="48"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1.   Proportion of male and female participants who chose to compete by condition. We do not find evidence for the hypothesized interaction between gender and condition on the choice to compete, nor do we see a main effect of condition on the choice to compete. Error bars represent standard errors." id="26" name="image5.png"/>
                      <a:graphic>
                        <a:graphicData uri="http://schemas.openxmlformats.org/drawingml/2006/picture">
                          <pic:pic>
                            <pic:nvPicPr>
                              <pic:cNvPr descr="Figure 1.   Proportion of male and female participants who chose to compete by condition. We do not find evidence for the hypothesized interaction between gender and condition on the choice to compete, nor do we see a main effect of condition on the choice to compete. Error bars represent standard errors." id="0" name="image5.png"/>
                              <pic:cNvPicPr preferRelativeResize="0"/>
                            </pic:nvPicPr>
                            <pic:blipFill>
                              <a:blip r:embed="rId12"/>
                              <a:srcRect b="0" l="0" r="0" t="0"/>
                              <a:stretch>
                                <a:fillRect/>
                              </a:stretch>
                            </pic:blipFill>
                            <pic:spPr>
                              <a:xfrm>
                                <a:off x="0" y="0"/>
                                <a:ext cx="5969000" cy="5969000"/>
                              </a:xfrm>
                              <a:prstGeom prst="rect"/>
                              <a:ln/>
                            </pic:spPr>
                          </pic:pic>
                        </a:graphicData>
                      </a:graphic>
                    </wp:inline>
                  </w:drawing>
                </w:r>
                <w:r w:rsidDel="00000000" w:rsidR="00000000" w:rsidRPr="00000000">
                  <w:rPr>
                    <w:rtl w:val="0"/>
                  </w:rPr>
                </w:r>
              </w:del>
            </w:sdtContent>
          </w:sdt>
        </w:p>
      </w:sdtContent>
    </w:sdt>
    <w:sdt>
      <w:sdtPr>
        <w:tag w:val="goog_rdk_126"/>
      </w:sdtPr>
      <w:sdtContent>
        <w:p w:rsidR="00000000" w:rsidDel="00000000" w:rsidP="00000000" w:rsidRDefault="00000000" w:rsidRPr="00000000" w14:paraId="00000041">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ins w:author="Richards, Keana" w:id="48"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25"/>
            </w:sdtPr>
            <w:sdtContent>
              <w:ins w:author="Richards, Keana" w:id="48"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1.   Proportion of male and female participants who chose to compete by condition. We do not find evidence for the hypothesized interaction between gender and condition on the choice to compete, nor do we see a main effect of condition on the choice to compete. Error bars represent standard errors." id="28" name="image9.png"/>
                      <a:graphic>
                        <a:graphicData uri="http://schemas.openxmlformats.org/drawingml/2006/picture">
                          <pic:pic>
                            <pic:nvPicPr>
                              <pic:cNvPr descr="Figure 1.   Proportion of male and female participants who chose to compete by condition. We do not find evidence for the hypothesized interaction between gender and condition on the choice to compete, nor do we see a main effect of condition on the choice to compete. Error bars represent standard errors." id="0" name="image9.png"/>
                              <pic:cNvPicPr preferRelativeResize="0"/>
                            </pic:nvPicPr>
                            <pic:blipFill>
                              <a:blip r:embed="rId13"/>
                              <a:srcRect b="0" l="0" r="0" t="0"/>
                              <a:stretch>
                                <a:fillRect/>
                              </a:stretch>
                            </pic:blipFill>
                            <pic:spPr>
                              <a:xfrm>
                                <a:off x="0" y="0"/>
                                <a:ext cx="5969000" cy="5969000"/>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Proportion of male and female participants who chose to compete by condition. We do not find evidence for the hypothesized interaction between gender and condition on the choice to compete, nor do we see a main effect of condition on the choice to compete. Error bars represent standard errors.</w:t>
      </w:r>
    </w:p>
    <w:sdt>
      <w:sdtPr>
        <w:tag w:val="goog_rdk_129"/>
      </w:sdtPr>
      <w:sdtContent>
        <w:p w:rsidR="00000000" w:rsidDel="00000000" w:rsidP="00000000" w:rsidRDefault="00000000" w:rsidRPr="00000000" w14:paraId="00000043">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del w:author="Richards, Keana" w:id="49"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28"/>
            </w:sdtPr>
            <w:sdtContent>
              <w:del w:author="Richards, Keana" w:id="49"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2.   Proportion of male and female participants who chose to prepare by choice to compete. Women are significantly more willing to prepare, even before they know what the preparation involves. There is no interaction between gender and choice to compete on the decision to prepare. Error bars represent standard errors." id="27" name="image1.png"/>
                      <a:graphic>
                        <a:graphicData uri="http://schemas.openxmlformats.org/drawingml/2006/picture">
                          <pic:pic>
                            <pic:nvPicPr>
                              <pic:cNvPr descr="Figure 2.   Proportion of male and female participants who chose to prepare by choice to compete. Women are significantly more willing to prepare, even before they know what the preparation involves. There is no interaction between gender and choice to compete on the decision to prepare. Error bars represent standard errors." id="0" name="image1.png"/>
                              <pic:cNvPicPr preferRelativeResize="0"/>
                            </pic:nvPicPr>
                            <pic:blipFill>
                              <a:blip r:embed="rId14"/>
                              <a:srcRect b="0" l="0" r="0" t="0"/>
                              <a:stretch>
                                <a:fillRect/>
                              </a:stretch>
                            </pic:blipFill>
                            <pic:spPr>
                              <a:xfrm>
                                <a:off x="0" y="0"/>
                                <a:ext cx="5969000" cy="5969000"/>
                              </a:xfrm>
                              <a:prstGeom prst="rect"/>
                              <a:ln/>
                            </pic:spPr>
                          </pic:pic>
                        </a:graphicData>
                      </a:graphic>
                    </wp:inline>
                  </w:drawing>
                </w:r>
                <w:r w:rsidDel="00000000" w:rsidR="00000000" w:rsidRPr="00000000">
                  <w:rPr>
                    <w:rtl w:val="0"/>
                  </w:rPr>
                </w:r>
              </w:del>
            </w:sdtContent>
          </w:sdt>
        </w:p>
      </w:sdtContent>
    </w:sdt>
    <w:sdt>
      <w:sdtPr>
        <w:tag w:val="goog_rdk_132"/>
      </w:sdtPr>
      <w:sdtContent>
        <w:p w:rsidR="00000000" w:rsidDel="00000000" w:rsidP="00000000" w:rsidRDefault="00000000" w:rsidRPr="00000000" w14:paraId="00000044">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ins w:author="Richards, Keana" w:id="49"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1"/>
            </w:sdtPr>
            <w:sdtContent>
              <w:ins w:author="Richards, Keana" w:id="49"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2.   Proportion of male and female participants who chose to prepare by choice to compete. Women are significantly more willing to prepare, even before they know what the preparation involves. This finding holds regardless of whether women chose to follow a competitive or non-competitive payment scheme. That is, there is no interaction between gender and choice to compete on the decision to prepare. Error bars represent standard errors." id="30" name="image1.png"/>
                      <a:graphic>
                        <a:graphicData uri="http://schemas.openxmlformats.org/drawingml/2006/picture">
                          <pic:pic>
                            <pic:nvPicPr>
                              <pic:cNvPr descr="Figure 2.   Proportion of male and female participants who chose to prepare by choice to compete. Women are significantly more willing to prepare, even before they know what the preparation involves. This finding holds regardless of whether women chose to follow a competitive or non-competitive payment scheme. That is, there is no interaction between gender and choice to compete on the decision to prepare. Error bars represent standard errors." id="0" name="image1.png"/>
                              <pic:cNvPicPr preferRelativeResize="0"/>
                            </pic:nvPicPr>
                            <pic:blipFill>
                              <a:blip r:embed="rId14"/>
                              <a:srcRect b="0" l="0" r="0" t="0"/>
                              <a:stretch>
                                <a:fillRect/>
                              </a:stretch>
                            </pic:blipFill>
                            <pic:spPr>
                              <a:xfrm>
                                <a:off x="0" y="0"/>
                                <a:ext cx="5969000" cy="5969000"/>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Proportion of male and female participants who chose to prepare by choice to compete. Women are significantly more willing to prepare, even before they know what the preparation involves. </w:t>
      </w:r>
      <w:sdt>
        <w:sdtPr>
          <w:tag w:val="goog_rdk_133"/>
        </w:sdtPr>
        <w:sdtContent>
          <w:del w:author="Richards, Keana" w:id="50"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There</w:delText>
            </w:r>
          </w:del>
        </w:sdtContent>
      </w:sdt>
      <w:sdt>
        <w:sdtPr>
          <w:tag w:val="goog_rdk_134"/>
        </w:sdtPr>
        <w:sdtContent>
          <w:ins w:author="Richards, Keana" w:id="50"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finding holds regardless of whether women chose to follow a competitive or non-competitive payment scheme. That is, there</w:t>
            </w:r>
          </w:ins>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no interaction between gender and choice to compete on the decision to prepare. Error bars represent standard errors.</w:t>
      </w:r>
    </w:p>
    <w:p w:rsidR="00000000" w:rsidDel="00000000" w:rsidP="00000000" w:rsidRDefault="00000000" w:rsidRPr="00000000" w14:paraId="00000046">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3.   Average (log-transformed) practice count based on participant gender and competition choice. We find further evidence of a gender difference in the choice to prepare using a different metric of the choice to prepare: the number of times a participant chooses to persist in their practice effort by repeatedly practicing. Here, we find evidence of a significant interaction between gender and the choice to compete on the choice to practice, where women who chose to compete are significantly more likely to practice. However, the small size of this cell must be considered when interpreting this interaction. Future research is needed to ensure this effect replicates. Error bars represent standard errors." id="29" name="image8.png"/>
            <a:graphic>
              <a:graphicData uri="http://schemas.openxmlformats.org/drawingml/2006/picture">
                <pic:pic>
                  <pic:nvPicPr>
                    <pic:cNvPr descr="Figure 3.   Average (log-transformed) practice count based on participant gender and competition choice. We find further evidence of a gender difference in the choice to prepare using a different metric of the choice to prepare: the number of times a participant chooses to persist in their practice effort by repeatedly practicing. Here, we find evidence of a significant interaction between gender and the choice to compete on the choice to practice, where women who chose to compete are significantly more likely to practice. However, the small size of this cell must be considered when interpreting this interaction. Future research is needed to ensure this effect replicates. Error bars represent standard errors." id="0" name="image8.png"/>
                    <pic:cNvPicPr preferRelativeResize="0"/>
                  </pic:nvPicPr>
                  <pic:blipFill>
                    <a:blip r:embed="rId15"/>
                    <a:srcRect b="0" l="0" r="0" t="0"/>
                    <a:stretch>
                      <a:fillRect/>
                    </a:stretch>
                  </pic:blipFill>
                  <pic:spPr>
                    <a:xfrm>
                      <a:off x="0" y="0"/>
                      <a:ext cx="59690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Average (log-transformed) practice count based on participant gender and competition choice. We find further evidence of a gender difference in the choice to prepare using a different metric of the choice to prepare: the number of times a participant chooses to persist in their practice effort by repeatedly practicing. Here, we find evidence of a significant interaction between gender and the choice to compete on the choice to practice, where women who chose to compete are significantly more likely to practice. However, the small size of this cell must be considered when interpreting this interaction. Future research is needed to ensure this effect replicates. Error bars represent standard errors.</w:t>
      </w:r>
    </w:p>
    <w:sdt>
      <w:sdtPr>
        <w:tag w:val="goog_rdk_137"/>
      </w:sdtPr>
      <w:sdtContent>
        <w:p w:rsidR="00000000" w:rsidDel="00000000" w:rsidP="00000000" w:rsidRDefault="00000000" w:rsidRPr="00000000" w14:paraId="00000048">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del w:author="Richards, Keana" w:id="51"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6"/>
            </w:sdtPr>
            <w:sdtContent>
              <w:del w:author="Richards, Keana" w:id="51"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4.   Participants’ perceptions of gender differences in the choice to practice on the task. Both men and women correctly anticipate that women will be more willing to practice before completing the multiplication task. Women are especially likely to state women will prepare more for the task. Error bars represent standard errors." id="32" name="image12.png"/>
                      <a:graphic>
                        <a:graphicData uri="http://schemas.openxmlformats.org/drawingml/2006/picture">
                          <pic:pic>
                            <pic:nvPicPr>
                              <pic:cNvPr descr="Figure 4.   Participants’ perceptions of gender differences in the choice to practice on the task. Both men and women correctly anticipate that women will be more willing to practice before completing the multiplication task. Women are especially likely to state women will prepare more for the task. Error bars represent standard errors." id="0" name="image12.png"/>
                              <pic:cNvPicPr preferRelativeResize="0"/>
                            </pic:nvPicPr>
                            <pic:blipFill>
                              <a:blip r:embed="rId16"/>
                              <a:srcRect b="0" l="0" r="0" t="0"/>
                              <a:stretch>
                                <a:fillRect/>
                              </a:stretch>
                            </pic:blipFill>
                            <pic:spPr>
                              <a:xfrm>
                                <a:off x="0" y="0"/>
                                <a:ext cx="5969000" cy="5969000"/>
                              </a:xfrm>
                              <a:prstGeom prst="rect"/>
                              <a:ln/>
                            </pic:spPr>
                          </pic:pic>
                        </a:graphicData>
                      </a:graphic>
                    </wp:inline>
                  </w:drawing>
                </w:r>
                <w:r w:rsidDel="00000000" w:rsidR="00000000" w:rsidRPr="00000000">
                  <w:rPr>
                    <w:rtl w:val="0"/>
                  </w:rPr>
                </w:r>
              </w:del>
            </w:sdtContent>
          </w:sdt>
        </w:p>
      </w:sdtContent>
    </w:sdt>
    <w:sdt>
      <w:sdtPr>
        <w:tag w:val="goog_rdk_140"/>
      </w:sdtPr>
      <w:sdtContent>
        <w:p w:rsidR="00000000" w:rsidDel="00000000" w:rsidP="00000000" w:rsidRDefault="00000000" w:rsidRPr="00000000" w14:paraId="00000049">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ins w:author="Richards, Keana" w:id="51"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39"/>
            </w:sdtPr>
            <w:sdtContent>
              <w:ins w:author="Richards, Keana" w:id="51"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4.   Participants’ perceptions of gender differences in the choice to practice on the task. Both men and women correctly anticipate that women will be more willing to practice before completing the multiplication task. Women are especially likely to state women will prepare more for the task. Error bars represent standard errors." id="31" name="image7.png"/>
                      <a:graphic>
                        <a:graphicData uri="http://schemas.openxmlformats.org/drawingml/2006/picture">
                          <pic:pic>
                            <pic:nvPicPr>
                              <pic:cNvPr descr="Figure 4.   Participants’ perceptions of gender differences in the choice to practice on the task. Both men and women correctly anticipate that women will be more willing to practice before completing the multiplication task. Women are especially likely to state women will prepare more for the task. Error bars represent standard errors." id="0" name="image7.png"/>
                              <pic:cNvPicPr preferRelativeResize="0"/>
                            </pic:nvPicPr>
                            <pic:blipFill>
                              <a:blip r:embed="rId17"/>
                              <a:srcRect b="0" l="0" r="0" t="0"/>
                              <a:stretch>
                                <a:fillRect/>
                              </a:stretch>
                            </pic:blipFill>
                            <pic:spPr>
                              <a:xfrm>
                                <a:off x="0" y="0"/>
                                <a:ext cx="5969000" cy="5969000"/>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Participants’ perceptions of gender differences in the choice to practice on the task. Both men and women correctly anticipate that women will be more willing to practice before completing the multiplication task. Women are especially likely to state women will prepare more for the task. Error bars represent standard errors.</w:t>
      </w:r>
    </w:p>
    <w:sdt>
      <w:sdtPr>
        <w:tag w:val="goog_rdk_143"/>
      </w:sdtPr>
      <w:sdtContent>
        <w:p w:rsidR="00000000" w:rsidDel="00000000" w:rsidP="00000000" w:rsidRDefault="00000000" w:rsidRPr="00000000" w14:paraId="0000004B">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del w:author="Richards, Keana" w:id="52"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42"/>
            </w:sdtPr>
            <w:sdtContent>
              <w:del w:author="Richards, Keana" w:id="52"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5.   Participants’ perceptions of gender differences in performance on the task. Participants were equally likely to predict that women (vs. men) would perform better on the task, suggesting that participants did not have strong stereotypes about gender differences in performance on the multiplication task. Error bars represent standard errors." id="34" name="image13.png"/>
                      <a:graphic>
                        <a:graphicData uri="http://schemas.openxmlformats.org/drawingml/2006/picture">
                          <pic:pic>
                            <pic:nvPicPr>
                              <pic:cNvPr descr="Figure 5.   Participants’ perceptions of gender differences in performance on the task. Participants were equally likely to predict that women (vs. men) would perform better on the task, suggesting that participants did not have strong stereotypes about gender differences in performance on the multiplication task. Error bars represent standard errors." id="0" name="image13.png"/>
                              <pic:cNvPicPr preferRelativeResize="0"/>
                            </pic:nvPicPr>
                            <pic:blipFill>
                              <a:blip r:embed="rId18"/>
                              <a:srcRect b="0" l="0" r="0" t="0"/>
                              <a:stretch>
                                <a:fillRect/>
                              </a:stretch>
                            </pic:blipFill>
                            <pic:spPr>
                              <a:xfrm>
                                <a:off x="0" y="0"/>
                                <a:ext cx="5969000" cy="5969000"/>
                              </a:xfrm>
                              <a:prstGeom prst="rect"/>
                              <a:ln/>
                            </pic:spPr>
                          </pic:pic>
                        </a:graphicData>
                      </a:graphic>
                    </wp:inline>
                  </w:drawing>
                </w:r>
                <w:r w:rsidDel="00000000" w:rsidR="00000000" w:rsidRPr="00000000">
                  <w:rPr>
                    <w:rtl w:val="0"/>
                  </w:rPr>
                </w:r>
              </w:del>
            </w:sdtContent>
          </w:sdt>
        </w:p>
      </w:sdtContent>
    </w:sdt>
    <w:sdt>
      <w:sdtPr>
        <w:tag w:val="goog_rdk_146"/>
      </w:sdtPr>
      <w:sdtContent>
        <w:p w:rsidR="00000000" w:rsidDel="00000000" w:rsidP="00000000" w:rsidRDefault="00000000" w:rsidRPr="00000000" w14:paraId="0000004C">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ins w:author="Richards, Keana" w:id="52"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45"/>
            </w:sdtPr>
            <w:sdtContent>
              <w:ins w:author="Richards, Keana" w:id="52"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5.   Participants’ perceptions of gender differences in performance on the task. Participants were equally likely to predict that women (vs. men) would perform better on the task, suggesting that participants did not have strong stereotypes about gender differences in performance on the multiplication task. Error bars represent standard errors." id="33" name="image6.png"/>
                      <a:graphic>
                        <a:graphicData uri="http://schemas.openxmlformats.org/drawingml/2006/picture">
                          <pic:pic>
                            <pic:nvPicPr>
                              <pic:cNvPr descr="Figure 5.   Participants’ perceptions of gender differences in performance on the task. Participants were equally likely to predict that women (vs. men) would perform better on the task, suggesting that participants did not have strong stereotypes about gender differences in performance on the multiplication task. Error bars represent standard errors." id="0" name="image6.png"/>
                              <pic:cNvPicPr preferRelativeResize="0"/>
                            </pic:nvPicPr>
                            <pic:blipFill>
                              <a:blip r:embed="rId19"/>
                              <a:srcRect b="0" l="0" r="0" t="0"/>
                              <a:stretch>
                                <a:fillRect/>
                              </a:stretch>
                            </pic:blipFill>
                            <pic:spPr>
                              <a:xfrm>
                                <a:off x="0" y="0"/>
                                <a:ext cx="5969000" cy="5969000"/>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Participants’ perceptions of gender differences in performance on the task. Participants were equally likely to predict that women (vs. men) would perform better on the task, suggesting that participants did not have strong stereotypes about gender differences in performance on the multiplication task. Error bars represent standard errors.</w:t>
      </w:r>
    </w:p>
    <w:sdt>
      <w:sdtPr>
        <w:tag w:val="goog_rdk_149"/>
      </w:sdtPr>
      <w:sdtContent>
        <w:p w:rsidR="00000000" w:rsidDel="00000000" w:rsidP="00000000" w:rsidRDefault="00000000" w:rsidRPr="00000000" w14:paraId="0000004E">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del w:author="Richards, Keana" w:id="53"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48"/>
            </w:sdtPr>
            <w:sdtContent>
              <w:del w:author="Richards, Keana" w:id="53"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6.   Participants’ perceptions of gender differences in choice to compete. Both men and women were significantly more likely than chance to correctly state that men would be more likely to choose to compete during the multiplication task, suggesting strong stereotypes about gender differences in competitiveness. Error bars represent standard errors." id="37" name="image15.png"/>
                      <a:graphic>
                        <a:graphicData uri="http://schemas.openxmlformats.org/drawingml/2006/picture">
                          <pic:pic>
                            <pic:nvPicPr>
                              <pic:cNvPr descr="Figure 6.   Participants’ perceptions of gender differences in choice to compete. Both men and women were significantly more likely than chance to correctly state that men would be more likely to choose to compete during the multiplication task, suggesting strong stereotypes about gender differences in competitiveness. Error bars represent standard errors." id="0" name="image15.png"/>
                              <pic:cNvPicPr preferRelativeResize="0"/>
                            </pic:nvPicPr>
                            <pic:blipFill>
                              <a:blip r:embed="rId20"/>
                              <a:srcRect b="0" l="0" r="0" t="0"/>
                              <a:stretch>
                                <a:fillRect/>
                              </a:stretch>
                            </pic:blipFill>
                            <pic:spPr>
                              <a:xfrm>
                                <a:off x="0" y="0"/>
                                <a:ext cx="5969000" cy="5969000"/>
                              </a:xfrm>
                              <a:prstGeom prst="rect"/>
                              <a:ln/>
                            </pic:spPr>
                          </pic:pic>
                        </a:graphicData>
                      </a:graphic>
                    </wp:inline>
                  </w:drawing>
                </w:r>
                <w:r w:rsidDel="00000000" w:rsidR="00000000" w:rsidRPr="00000000">
                  <w:rPr>
                    <w:rtl w:val="0"/>
                  </w:rPr>
                </w:r>
              </w:del>
            </w:sdtContent>
          </w:sdt>
        </w:p>
      </w:sdtContent>
    </w:sdt>
    <w:sdt>
      <w:sdtPr>
        <w:tag w:val="goog_rdk_152"/>
      </w:sdtPr>
      <w:sdtContent>
        <w:p w:rsidR="00000000" w:rsidDel="00000000" w:rsidP="00000000" w:rsidRDefault="00000000" w:rsidRPr="00000000" w14:paraId="0000004F">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ins w:author="Richards, Keana" w:id="53"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51"/>
            </w:sdtPr>
            <w:sdtContent>
              <w:ins w:author="Richards, Keana" w:id="53"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6.   Participants’ perceptions of gender differences in choice to compete. Both men and women were significantly more likely to correctly state that men would be more likely to choose to compete during the multiplication task, suggesting strong stereotypes about gender differences in competitiveness. Error bars represent standard errors." id="35" name="image11.png"/>
                      <a:graphic>
                        <a:graphicData uri="http://schemas.openxmlformats.org/drawingml/2006/picture">
                          <pic:pic>
                            <pic:nvPicPr>
                              <pic:cNvPr descr="Figure 6.   Participants’ perceptions of gender differences in choice to compete. Both men and women were significantly more likely to correctly state that men would be more likely to choose to compete during the multiplication task, suggesting strong stereotypes about gender differences in competitiveness. Error bars represent standard errors." id="0" name="image11.png"/>
                              <pic:cNvPicPr preferRelativeResize="0"/>
                            </pic:nvPicPr>
                            <pic:blipFill>
                              <a:blip r:embed="rId21"/>
                              <a:srcRect b="0" l="0" r="0" t="0"/>
                              <a:stretch>
                                <a:fillRect/>
                              </a:stretch>
                            </pic:blipFill>
                            <pic:spPr>
                              <a:xfrm>
                                <a:off x="0" y="0"/>
                                <a:ext cx="5969000" cy="5969000"/>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Participants’ perceptions of gender differences in choice to compete. Both men and women were significantly more likely </w:t>
      </w:r>
      <w:sdt>
        <w:sdtPr>
          <w:tag w:val="goog_rdk_153"/>
        </w:sdtPr>
        <w:sdtContent>
          <w:del w:author="Richards, Keana" w:id="54"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than chance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correctly state that men would be more likely to choose to compete during the multiplication task, suggesting strong stereotypes about gender differences in competitiveness. Error bars represent standard errors.</w:t>
      </w:r>
    </w:p>
    <w:sdt>
      <w:sdtPr>
        <w:tag w:val="goog_rdk_156"/>
      </w:sdtPr>
      <w:sdtContent>
        <w:p w:rsidR="00000000" w:rsidDel="00000000" w:rsidP="00000000" w:rsidRDefault="00000000" w:rsidRPr="00000000" w14:paraId="00000051">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del w:author="Richards, Keana" w:id="55"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55"/>
            </w:sdtPr>
            <w:sdtContent>
              <w:del w:author="Richards, Keana" w:id="55"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7.   Participants’ perceptions of general gender differences in choice to practice. Both men and women (but especially women) were significantly more likely than chance to say that women prepare more in general than men. Again, these findings suggest that participants observe these gender differences directly or are aware of stereotypes about gender differences in the choice to prepare. Error bars represent standard errors." id="36" name="image14.png"/>
                      <a:graphic>
                        <a:graphicData uri="http://schemas.openxmlformats.org/drawingml/2006/picture">
                          <pic:pic>
                            <pic:nvPicPr>
                              <pic:cNvPr descr="Figure 7.   Participants’ perceptions of general gender differences in choice to practice. Both men and women (but especially women) were significantly more likely than chance to say that women prepare more in general than men. Again, these findings suggest that participants observe these gender differences directly or are aware of stereotypes about gender differences in the choice to prepare. Error bars represent standard errors." id="0" name="image14.png"/>
                              <pic:cNvPicPr preferRelativeResize="0"/>
                            </pic:nvPicPr>
                            <pic:blipFill>
                              <a:blip r:embed="rId22"/>
                              <a:srcRect b="0" l="0" r="0" t="0"/>
                              <a:stretch>
                                <a:fillRect/>
                              </a:stretch>
                            </pic:blipFill>
                            <pic:spPr>
                              <a:xfrm>
                                <a:off x="0" y="0"/>
                                <a:ext cx="5969000" cy="5969000"/>
                              </a:xfrm>
                              <a:prstGeom prst="rect"/>
                              <a:ln/>
                            </pic:spPr>
                          </pic:pic>
                        </a:graphicData>
                      </a:graphic>
                    </wp:inline>
                  </w:drawing>
                </w:r>
                <w:r w:rsidDel="00000000" w:rsidR="00000000" w:rsidRPr="00000000">
                  <w:rPr>
                    <w:rtl w:val="0"/>
                  </w:rPr>
                </w:r>
              </w:del>
            </w:sdtContent>
          </w:sdt>
        </w:p>
      </w:sdtContent>
    </w:sdt>
    <w:sdt>
      <w:sdtPr>
        <w:tag w:val="goog_rdk_159"/>
      </w:sdtPr>
      <w:sdtContent>
        <w:p w:rsidR="00000000" w:rsidDel="00000000" w:rsidP="00000000" w:rsidRDefault="00000000" w:rsidRPr="00000000" w14:paraId="00000052">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ins w:author="Richards, Keana" w:id="55"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58"/>
            </w:sdtPr>
            <w:sdtContent>
              <w:ins w:author="Richards, Keana" w:id="55"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7.   Participants’ perceptions of general gender differences in choice to practice. Both men and women (but especially women) were significantly more likely to say that women prepare more in general than men. Again, these findings suggest that participants observe these gender differences directly or are aware of stereotypes about gender differences in the choice to prepare. Error bars represent standard errors." id="38" name="image10.png"/>
                      <a:graphic>
                        <a:graphicData uri="http://schemas.openxmlformats.org/drawingml/2006/picture">
                          <pic:pic>
                            <pic:nvPicPr>
                              <pic:cNvPr descr="Figure 7.   Participants’ perceptions of general gender differences in choice to practice. Both men and women (but especially women) were significantly more likely to say that women prepare more in general than men. Again, these findings suggest that participants observe these gender differences directly or are aware of stereotypes about gender differences in the choice to prepare. Error bars represent standard errors." id="0" name="image10.png"/>
                              <pic:cNvPicPr preferRelativeResize="0"/>
                            </pic:nvPicPr>
                            <pic:blipFill>
                              <a:blip r:embed="rId23"/>
                              <a:srcRect b="0" l="0" r="0" t="0"/>
                              <a:stretch>
                                <a:fillRect/>
                              </a:stretch>
                            </pic:blipFill>
                            <pic:spPr>
                              <a:xfrm>
                                <a:off x="0" y="0"/>
                                <a:ext cx="5969000" cy="5969000"/>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7.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Participants’ perceptions of general gender differences in choice to practice. Both men and women (but especially women) were significantly more likely </w:t>
      </w:r>
      <w:sdt>
        <w:sdtPr>
          <w:tag w:val="goog_rdk_160"/>
        </w:sdtPr>
        <w:sdtContent>
          <w:del w:author="Richards, Keana" w:id="56"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than chance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say that women prepare more in general than men. Again, these findings suggest that participants observe these gender differences directly or are aware of stereotypes about gender differences in the choice to prepare. Error bars represent standard errors.</w:t>
      </w:r>
    </w:p>
    <w:bookmarkStart w:colFirst="0" w:colLast="0" w:name="bookmark=id.3rdcrjn" w:id="8"/>
    <w:bookmarkEnd w:id="8"/>
    <w:p w:rsidR="00000000" w:rsidDel="00000000" w:rsidP="00000000" w:rsidRDefault="00000000" w:rsidRPr="00000000" w14:paraId="00000054">
      <w:pPr>
        <w:pStyle w:val="Heading2"/>
        <w:rPr/>
      </w:pPr>
      <w:r w:rsidDel="00000000" w:rsidR="00000000" w:rsidRPr="00000000">
        <w:rPr>
          <w:rtl w:val="0"/>
        </w:rPr>
        <w:t xml:space="preserve">5.2</w:t>
        <w:tab/>
        <w:t xml:space="preserve">Study 2</w:t>
      </w:r>
    </w:p>
    <w:p w:rsidR="00000000" w:rsidDel="00000000" w:rsidP="00000000" w:rsidRDefault="00000000" w:rsidRPr="00000000" w14:paraId="00000055">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8.   Proportion of female participants who chose to compete by condition. We do not find evidence of the hypothesized effect of condition on the choice to compete, there were no significant differences in entry into competition between women in the control vs. prepare conditions. Error bars represent standard errors." id="39" name="image16.png"/>
            <a:graphic>
              <a:graphicData uri="http://schemas.openxmlformats.org/drawingml/2006/picture">
                <pic:pic>
                  <pic:nvPicPr>
                    <pic:cNvPr descr="Figure 8.   Proportion of female participants who chose to compete by condition. We do not find evidence of the hypothesized effect of condition on the choice to compete, there were no significant differences in entry into competition between women in the control vs. prepare conditions. Error bars represent standard errors." id="0" name="image16.png"/>
                    <pic:cNvPicPr preferRelativeResize="0"/>
                  </pic:nvPicPr>
                  <pic:blipFill>
                    <a:blip r:embed="rId24"/>
                    <a:srcRect b="0" l="0" r="0" t="0"/>
                    <a:stretch>
                      <a:fillRect/>
                    </a:stretch>
                  </pic:blipFill>
                  <pic:spPr>
                    <a:xfrm>
                      <a:off x="0" y="0"/>
                      <a:ext cx="59690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8.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Proportion of female participants who chose to compete by condition. We do not find evidence of the hypothesized effect of condition on the choice to compete, there were no significant differences in entry into competition between women in the control vs. prepare conditions. Error bars represent standard errors.</w:t>
      </w:r>
    </w:p>
    <w:sdt>
      <w:sdtPr>
        <w:tag w:val="goog_rdk_163"/>
      </w:sdtPr>
      <w:sdtContent>
        <w:p w:rsidR="00000000" w:rsidDel="00000000" w:rsidP="00000000" w:rsidRDefault="00000000" w:rsidRPr="00000000" w14:paraId="00000057">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del w:author="Richards, Keana" w:id="57"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62"/>
            </w:sdtPr>
            <w:sdtContent>
              <w:del w:author="Richards, Keana" w:id="57"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9.   Participants’ perceptions of gender differences in performance on the task. We replicate the effect from Study 1, where participants were not significantly more likely than chance to anticipate that one gender would perform better on the task. Error bars represent standard errors." id="40" name="image2.png"/>
                      <a:graphic>
                        <a:graphicData uri="http://schemas.openxmlformats.org/drawingml/2006/picture">
                          <pic:pic>
                            <pic:nvPicPr>
                              <pic:cNvPr descr="Figure 9.   Participants’ perceptions of gender differences in performance on the task. We replicate the effect from Study 1, where participants were not significantly more likely than chance to anticipate that one gender would perform better on the task. Error bars represent standard errors." id="0" name="image2.png"/>
                              <pic:cNvPicPr preferRelativeResize="0"/>
                            </pic:nvPicPr>
                            <pic:blipFill>
                              <a:blip r:embed="rId25"/>
                              <a:srcRect b="0" l="0" r="0" t="0"/>
                              <a:stretch>
                                <a:fillRect/>
                              </a:stretch>
                            </pic:blipFill>
                            <pic:spPr>
                              <a:xfrm>
                                <a:off x="0" y="0"/>
                                <a:ext cx="5969000" cy="5969000"/>
                              </a:xfrm>
                              <a:prstGeom prst="rect"/>
                              <a:ln/>
                            </pic:spPr>
                          </pic:pic>
                        </a:graphicData>
                      </a:graphic>
                    </wp:inline>
                  </w:drawing>
                </w:r>
                <w:r w:rsidDel="00000000" w:rsidR="00000000" w:rsidRPr="00000000">
                  <w:rPr>
                    <w:rtl w:val="0"/>
                  </w:rPr>
                </w:r>
              </w:del>
            </w:sdtContent>
          </w:sdt>
        </w:p>
      </w:sdtContent>
    </w:sdt>
    <w:sdt>
      <w:sdtPr>
        <w:tag w:val="goog_rdk_166"/>
      </w:sdtPr>
      <w:sdtContent>
        <w:p w:rsidR="00000000" w:rsidDel="00000000" w:rsidP="00000000" w:rsidRDefault="00000000" w:rsidRPr="00000000" w14:paraId="00000058">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ins w:author="Richards, Keana" w:id="57"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65"/>
            </w:sdtPr>
            <w:sdtContent>
              <w:ins w:author="Richards, Keana" w:id="57"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9.   Participants’ perceptions of gender differences in performance on the task. We replicate the effect from Study 1, where participants were not significantly more likely to anticipate that one gender would perform better on the task. Error bars represent standard errors." id="41" name="image4.png"/>
                      <a:graphic>
                        <a:graphicData uri="http://schemas.openxmlformats.org/drawingml/2006/picture">
                          <pic:pic>
                            <pic:nvPicPr>
                              <pic:cNvPr descr="Figure 9.   Participants’ perceptions of gender differences in performance on the task. We replicate the effect from Study 1, where participants were not significantly more likely to anticipate that one gender would perform better on the task. Error bars represent standard errors." id="0" name="image4.png"/>
                              <pic:cNvPicPr preferRelativeResize="0"/>
                            </pic:nvPicPr>
                            <pic:blipFill>
                              <a:blip r:embed="rId26"/>
                              <a:srcRect b="0" l="0" r="0" t="0"/>
                              <a:stretch>
                                <a:fillRect/>
                              </a:stretch>
                            </pic:blipFill>
                            <pic:spPr>
                              <a:xfrm>
                                <a:off x="0" y="0"/>
                                <a:ext cx="5969000" cy="5969000"/>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9.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Participants’ perceptions of gender differences in performance on the task. We replicate the effect from Study 1, where participants were not significantly more likely </w:t>
      </w:r>
      <w:sdt>
        <w:sdtPr>
          <w:tag w:val="goog_rdk_167"/>
        </w:sdtPr>
        <w:sdtContent>
          <w:del w:author="Richards, Keana" w:id="58"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than chance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anticipate that one gender would perform better on the task. Error bars represent standard errors.</w:t>
      </w:r>
    </w:p>
    <w:sdt>
      <w:sdtPr>
        <w:tag w:val="goog_rdk_170"/>
      </w:sdtPr>
      <w:sdtContent>
        <w:p w:rsidR="00000000" w:rsidDel="00000000" w:rsidP="00000000" w:rsidRDefault="00000000" w:rsidRPr="00000000" w14:paraId="0000005A">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del w:author="Richards, Keana" w:id="59"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69"/>
            </w:sdtPr>
            <w:sdtContent>
              <w:del w:author="Richards, Keana" w:id="59"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10.   Participants’ perceptions of gender differences in choice to compete. Replicating the finding from Study 1, participants (especially men) in Study 2 are significantly more likely than chance to state that men chose the competitive payment scheme. Error bars represent standard errors." id="42" name="image18.png"/>
                      <a:graphic>
                        <a:graphicData uri="http://schemas.openxmlformats.org/drawingml/2006/picture">
                          <pic:pic>
                            <pic:nvPicPr>
                              <pic:cNvPr descr="Figure 10.   Participants’ perceptions of gender differences in choice to compete. Replicating the finding from Study 1, participants (especially men) in Study 2 are significantly more likely than chance to state that men chose the competitive payment scheme. Error bars represent standard errors." id="0" name="image18.png"/>
                              <pic:cNvPicPr preferRelativeResize="0"/>
                            </pic:nvPicPr>
                            <pic:blipFill>
                              <a:blip r:embed="rId27"/>
                              <a:srcRect b="0" l="0" r="0" t="0"/>
                              <a:stretch>
                                <a:fillRect/>
                              </a:stretch>
                            </pic:blipFill>
                            <pic:spPr>
                              <a:xfrm>
                                <a:off x="0" y="0"/>
                                <a:ext cx="5969000" cy="5969000"/>
                              </a:xfrm>
                              <a:prstGeom prst="rect"/>
                              <a:ln/>
                            </pic:spPr>
                          </pic:pic>
                        </a:graphicData>
                      </a:graphic>
                    </wp:inline>
                  </w:drawing>
                </w:r>
                <w:r w:rsidDel="00000000" w:rsidR="00000000" w:rsidRPr="00000000">
                  <w:rPr>
                    <w:rtl w:val="0"/>
                  </w:rPr>
                </w:r>
              </w:del>
            </w:sdtContent>
          </w:sdt>
        </w:p>
      </w:sdtContent>
    </w:sdt>
    <w:sdt>
      <w:sdtPr>
        <w:tag w:val="goog_rdk_173"/>
      </w:sdtPr>
      <w:sdtContent>
        <w:p w:rsidR="00000000" w:rsidDel="00000000" w:rsidP="00000000" w:rsidRDefault="00000000" w:rsidRPr="00000000" w14:paraId="0000005B">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ins w:author="Richards, Keana" w:id="59"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72"/>
            </w:sdtPr>
            <w:sdtContent>
              <w:ins w:author="Richards, Keana" w:id="59"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10.   Participants’ perceptions of gender differences in choice to compete. Replicating the finding from Study 1, participants (especially men) in Study 2 are significantly more likely to state that men chose the competitive payment scheme. Error bars represent standard errors." id="43" name="image17.png"/>
                      <a:graphic>
                        <a:graphicData uri="http://schemas.openxmlformats.org/drawingml/2006/picture">
                          <pic:pic>
                            <pic:nvPicPr>
                              <pic:cNvPr descr="Figure 10.   Participants’ perceptions of gender differences in choice to compete. Replicating the finding from Study 1, participants (especially men) in Study 2 are significantly more likely to state that men chose the competitive payment scheme. Error bars represent standard errors." id="0" name="image17.png"/>
                              <pic:cNvPicPr preferRelativeResize="0"/>
                            </pic:nvPicPr>
                            <pic:blipFill>
                              <a:blip r:embed="rId28"/>
                              <a:srcRect b="0" l="0" r="0" t="0"/>
                              <a:stretch>
                                <a:fillRect/>
                              </a:stretch>
                            </pic:blipFill>
                            <pic:spPr>
                              <a:xfrm>
                                <a:off x="0" y="0"/>
                                <a:ext cx="5969000" cy="5969000"/>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Participants’ perceptions of gender differences in choice to compete. Replicating the finding from Study 1, participants (especially men) in Study 2 are significantly more likely </w:t>
      </w:r>
      <w:sdt>
        <w:sdtPr>
          <w:tag w:val="goog_rdk_174"/>
        </w:sdtPr>
        <w:sdtContent>
          <w:del w:author="Richards, Keana" w:id="60"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than chance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state that men chose the competitive payment scheme. Error bars represent standard errors.</w:t>
      </w:r>
    </w:p>
    <w:sdt>
      <w:sdtPr>
        <w:tag w:val="goog_rdk_177"/>
      </w:sdtPr>
      <w:sdtContent>
        <w:p w:rsidR="00000000" w:rsidDel="00000000" w:rsidP="00000000" w:rsidRDefault="00000000" w:rsidRPr="00000000" w14:paraId="0000005D">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del w:author="Richards, Keana" w:id="61"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76"/>
            </w:sdtPr>
            <w:sdtContent>
              <w:del w:author="Richards, Keana" w:id="61"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11.   Participants’ perceptions of general gender differences in choice to prepare. We replicate the findings from Study 1, where participants (especially women) are significantly more likely than chance to state that women prepare more in general than men. Error bars represent standard errors." id="44" name="image20.png"/>
                      <a:graphic>
                        <a:graphicData uri="http://schemas.openxmlformats.org/drawingml/2006/picture">
                          <pic:pic>
                            <pic:nvPicPr>
                              <pic:cNvPr descr="Figure 11.   Participants’ perceptions of general gender differences in choice to prepare. We replicate the findings from Study 1, where participants (especially women) are significantly more likely than chance to state that women prepare more in general than men. Error bars represent standard errors." id="0" name="image20.png"/>
                              <pic:cNvPicPr preferRelativeResize="0"/>
                            </pic:nvPicPr>
                            <pic:blipFill>
                              <a:blip r:embed="rId29"/>
                              <a:srcRect b="0" l="0" r="0" t="0"/>
                              <a:stretch>
                                <a:fillRect/>
                              </a:stretch>
                            </pic:blipFill>
                            <pic:spPr>
                              <a:xfrm>
                                <a:off x="0" y="0"/>
                                <a:ext cx="5969000" cy="5969000"/>
                              </a:xfrm>
                              <a:prstGeom prst="rect"/>
                              <a:ln/>
                            </pic:spPr>
                          </pic:pic>
                        </a:graphicData>
                      </a:graphic>
                    </wp:inline>
                  </w:drawing>
                </w:r>
                <w:r w:rsidDel="00000000" w:rsidR="00000000" w:rsidRPr="00000000">
                  <w:rPr>
                    <w:rtl w:val="0"/>
                  </w:rPr>
                </w:r>
              </w:del>
            </w:sdtContent>
          </w:sdt>
        </w:p>
      </w:sdtContent>
    </w:sdt>
    <w:sdt>
      <w:sdtPr>
        <w:tag w:val="goog_rdk_180"/>
      </w:sdtPr>
      <w:sdtContent>
        <w:p w:rsidR="00000000" w:rsidDel="00000000" w:rsidP="00000000" w:rsidRDefault="00000000" w:rsidRPr="00000000" w14:paraId="0000005E">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ins w:author="Richards, Keana" w:id="61"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79"/>
            </w:sdtPr>
            <w:sdtContent>
              <w:ins w:author="Richards, Keana" w:id="61"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11.   Participants’ perceptions of general gender differences in choice to prepare. We replicate the findings from Study 1, where participants (especially women) are significantly more likely to state that women prepare more in general than men. Error bars represent standard errors." id="45" name="image19.png"/>
                      <a:graphic>
                        <a:graphicData uri="http://schemas.openxmlformats.org/drawingml/2006/picture">
                          <pic:pic>
                            <pic:nvPicPr>
                              <pic:cNvPr descr="Figure 11.   Participants’ perceptions of general gender differences in choice to prepare. We replicate the findings from Study 1, where participants (especially women) are significantly more likely to state that women prepare more in general than men. Error bars represent standard errors." id="0" name="image19.png"/>
                              <pic:cNvPicPr preferRelativeResize="0"/>
                            </pic:nvPicPr>
                            <pic:blipFill>
                              <a:blip r:embed="rId30"/>
                              <a:srcRect b="0" l="0" r="0" t="0"/>
                              <a:stretch>
                                <a:fillRect/>
                              </a:stretch>
                            </pic:blipFill>
                            <pic:spPr>
                              <a:xfrm>
                                <a:off x="0" y="0"/>
                                <a:ext cx="5969000" cy="5969000"/>
                              </a:xfrm>
                              <a:prstGeom prst="rect"/>
                              <a:ln/>
                            </pic:spPr>
                          </pic:pic>
                        </a:graphicData>
                      </a:graphic>
                    </wp:inline>
                  </w:drawing>
                </w:r>
                <w:r w:rsidDel="00000000" w:rsidR="00000000" w:rsidRPr="00000000">
                  <w:rPr>
                    <w:rtl w:val="0"/>
                  </w:rPr>
                </w:r>
              </w:ins>
            </w:sdtContent>
          </w:sdt>
        </w:p>
      </w:sdtContent>
    </w:sdt>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11.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Participants’ perceptions of general gender differences in choice to prepare. We replicate the findings from Study 1, where participants (especially women) are significantly more likely </w:t>
      </w:r>
      <w:sdt>
        <w:sdtPr>
          <w:tag w:val="goog_rdk_181"/>
        </w:sdtPr>
        <w:sdtContent>
          <w:del w:author="Richards, Keana" w:id="62"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than chance </w:delText>
            </w:r>
          </w:del>
        </w:sdtContent>
      </w:sd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state that women prepare more in general than men. Error bars represent standard errors.</w:t>
      </w:r>
    </w:p>
    <w:p w:rsidR="00000000" w:rsidDel="00000000" w:rsidP="00000000" w:rsidRDefault="00000000" w:rsidRPr="00000000" w14:paraId="00000060">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69000" cy="5969000"/>
            <wp:effectExtent b="0" l="0" r="0" t="0"/>
            <wp:docPr descr="Figure 12.   Gender differences in the number of extra preparation rounds chosen across participants’ choice in a payment scheme. Here, we show that the gender gap in the choice to prepare is robust, even when half of the women are forced to prepare in the preparation condition. Error bars represent standard errors." id="25" name="image3.png"/>
            <a:graphic>
              <a:graphicData uri="http://schemas.openxmlformats.org/drawingml/2006/picture">
                <pic:pic>
                  <pic:nvPicPr>
                    <pic:cNvPr descr="Figure 12.   Gender differences in the number of extra preparation rounds chosen across participants’ choice in a payment scheme. Here, we show that the gender gap in the choice to prepare is robust, even when half of the women are forced to prepare in the preparation condition. Error bars represent standard errors." id="0" name="image3.png"/>
                    <pic:cNvPicPr preferRelativeResize="0"/>
                  </pic:nvPicPr>
                  <pic:blipFill>
                    <a:blip r:embed="rId31"/>
                    <a:srcRect b="0" l="0" r="0" t="0"/>
                    <a:stretch>
                      <a:fillRect/>
                    </a:stretch>
                  </pic:blipFill>
                  <pic:spPr>
                    <a:xfrm>
                      <a:off x="0" y="0"/>
                      <a:ext cx="5969000" cy="5969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Figure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12.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Gender differences in the number of extra preparation rounds chosen across participants’ choice in a payment scheme. Here, we show that the gender gap in the choice to prepare is robust, even when half of the women are forced to prepare in the preparation condition. Error bars represent standard errors.</w:t>
      </w:r>
    </w:p>
    <w:p w:rsidR="00000000" w:rsidDel="00000000" w:rsidP="00000000" w:rsidRDefault="00000000" w:rsidRPr="00000000" w14:paraId="00000062">
      <w:pPr>
        <w:rPr/>
      </w:pPr>
      <w:r w:rsidDel="00000000" w:rsidR="00000000" w:rsidRPr="00000000">
        <w:br w:type="page"/>
      </w:r>
      <w:r w:rsidDel="00000000" w:rsidR="00000000" w:rsidRPr="00000000">
        <w:rPr>
          <w:rtl w:val="0"/>
        </w:rPr>
      </w:r>
    </w:p>
    <w:bookmarkStart w:colFirst="0" w:colLast="0" w:name="bookmark=id.26in1rg" w:id="9"/>
    <w:bookmarkEnd w:id="9"/>
    <w:p w:rsidR="00000000" w:rsidDel="00000000" w:rsidP="00000000" w:rsidRDefault="00000000" w:rsidRPr="00000000" w14:paraId="00000063">
      <w:pPr>
        <w:pStyle w:val="Heading1"/>
        <w:rPr/>
      </w:pPr>
      <w:r w:rsidDel="00000000" w:rsidR="00000000" w:rsidRPr="00000000">
        <w:rPr>
          <w:rtl w:val="0"/>
        </w:rPr>
        <w:t xml:space="preserve">6</w:t>
        <w:tab/>
        <w:t xml:space="preserve">References</w:t>
      </w:r>
    </w:p>
    <w:bookmarkStart w:colFirst="0" w:colLast="0" w:name="bookmark=id.35nkun2" w:id="10"/>
    <w:bookmarkEnd w:id="10"/>
    <w:bookmarkStart w:colFirst="0" w:colLast="0" w:name="bookmark=id.lnxbz9" w:id="11"/>
    <w:bookmarkEnd w:id="11"/>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Akerlof, G. A., &amp; Kranton, R. E. (2000). Economics and identity.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Quarterly Journal of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115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715–753.</w:t>
      </w:r>
    </w:p>
    <w:sdt>
      <w:sdtPr>
        <w:tag w:val="goog_rdk_188"/>
      </w:sdtPr>
      <w:sdtContent>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ins w:author="Richards, Keana" w:id="67"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83"/>
            </w:sdtPr>
            <w:sdtContent>
              <w:ins w:author="Richards, Keana" w:id="63"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Altonji, J.</w:t>
                </w:r>
              </w:ins>
            </w:sdtContent>
          </w:sdt>
          <w:sdt>
            <w:sdtPr>
              <w:tag w:val="goog_rdk_184"/>
            </w:sdtPr>
            <w:sdtContent>
              <w:ins w:author="Richards, Keana" w:id="64"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G., </w:t>
                </w:r>
              </w:ins>
            </w:sdtContent>
          </w:sdt>
          <w:sdt>
            <w:sdtPr>
              <w:tag w:val="goog_rdk_185"/>
            </w:sdtPr>
            <w:sdtContent>
              <w:ins w:author="Richards, Keana" w:id="65"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&amp; Blank, R.</w:t>
                </w:r>
              </w:ins>
            </w:sdtContent>
          </w:sdt>
          <w:sdt>
            <w:sdtPr>
              <w:tag w:val="goog_rdk_186"/>
            </w:sdtPr>
            <w:sdtContent>
              <w:ins w:author="Richards, Keana" w:id="66"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 </w:t>
                </w:r>
              </w:ins>
            </w:sdtContent>
          </w:sdt>
          <w:sdt>
            <w:sdtPr>
              <w:tag w:val="goog_rdk_187"/>
            </w:sdtPr>
            <w:sdtContent>
              <w:ins w:author="Richards, Keana" w:id="67"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(1999). Race and gender in the labor market.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Handbook of labor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(pp. 3143–3259).</w:t>
                </w:r>
              </w:ins>
            </w:sdtContent>
          </w:sdt>
        </w:p>
      </w:sdtContent>
    </w:sdt>
    <w:bookmarkStart w:colFirst="0" w:colLast="0" w:name="bookmark=id.44sinio" w:id="12"/>
    <w:bookmarkEnd w:id="12"/>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Andersen, S., Ertac, S., Gneezy, U., List, J. A., &amp; Maximiano, S. (2013). Gender, competitiveness, and socialization at a young age: Evidence from a matrilineal and a patriarchal society.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of Economics and Statistics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95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1438–1443.</w:t>
      </w:r>
    </w:p>
    <w:bookmarkStart w:colFirst="0" w:colLast="0" w:name="bookmark=id.2jxsxqh" w:id="13"/>
    <w:bookmarkEnd w:id="13"/>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Apicella, C. L., Crittenden, A. N., &amp; Tobolsky, V. A. (2017a). Hunter-gatherer males are more risk-seeking than females, even in late childhood.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Evolution and Human Behavior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592–603.</w:t>
      </w:r>
    </w:p>
    <w:bookmarkStart w:colFirst="0" w:colLast="0" w:name="bookmark=id.z337ya" w:id="14"/>
    <w:bookmarkEnd w:id="14"/>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Apicella, C. L., Demiral, E. E., &amp; Mollerstrom, J. (2017b). No gender difference in willingness to compete when competing against self.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DIW Discussion Papers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bookmarkStart w:colFirst="0" w:colLast="0" w:name="bookmark=id.3j2qqm3" w:id="15"/>
    <w:bookmarkEnd w:id="15"/>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Apicella, C. L., &amp; Dreber, A. (2015). Sex differences in competitiveness: Hunter-gatherer women and girls compete less in gender-neutral and male-centric tasks.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Adaptive Human Behavior and Physiology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247–269. </w:t>
      </w:r>
      <w:hyperlink r:id="rId32">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https://doi.org/10.1007/s40750-014-0015-z</w:t>
        </w:r>
      </w:hyperlink>
      <w:r w:rsidDel="00000000" w:rsidR="00000000" w:rsidRPr="00000000">
        <w:rPr>
          <w:rtl w:val="0"/>
        </w:rPr>
      </w:r>
    </w:p>
    <w:bookmarkStart w:colFirst="0" w:colLast="0" w:name="bookmark=id.1y810tw" w:id="16"/>
    <w:bookmarkEnd w:id="16"/>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Babcock, L., Bowles, H. R., &amp; Bear, J. (2012). A model of when to negotiate: Why women don’t ask.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oxford handbook of economic conflict resolution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(pp. 313–331). </w:t>
      </w:r>
      <w:hyperlink r:id="rId33">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https://doi.org/10.1093/oxfordhb/9780199730858.013.0022</w:t>
        </w:r>
      </w:hyperlink>
      <w:r w:rsidDel="00000000" w:rsidR="00000000" w:rsidRPr="00000000">
        <w:rPr>
          <w:rtl w:val="0"/>
        </w:rPr>
      </w:r>
    </w:p>
    <w:bookmarkStart w:colFirst="0" w:colLast="0" w:name="bookmark=id.2xcytpi" w:id="17"/>
    <w:bookmarkEnd w:id="17"/>
    <w:bookmarkStart w:colFirst="0" w:colLast="0" w:name="bookmark=id.4i7ojhp" w:id="18"/>
    <w:bookmarkEnd w:id="18"/>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Bandura, A., Adams, N. E., &amp; Beyer, J. (1977). Cognitive processes mediating behavioral change.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Personality and Social Psychology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125–139.</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Barber, B. M., &amp; Odean, T. (2001). Boys will be boys: Gender, overconfidence, and common stock investment.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Quarterly Journal of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116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261–292.</w:t>
      </w:r>
    </w:p>
    <w:bookmarkStart w:colFirst="0" w:colLast="0" w:name="bookmark=id.1ci93xb" w:id="19"/>
    <w:bookmarkEnd w:id="19"/>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Benjamin, D. J., Choi, J. J., &amp; Strickland, A. J. (2010). Social identity and preferences.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American Economic 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1913–1928. </w:t>
      </w:r>
      <w:hyperlink r:id="rId34">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https://doi.org/10.1257/aer.100.4.1913</w:t>
        </w:r>
      </w:hyperlink>
      <w:r w:rsidDel="00000000" w:rsidR="00000000" w:rsidRPr="00000000">
        <w:rPr>
          <w:rtl w:val="0"/>
        </w:rPr>
      </w:r>
    </w:p>
    <w:bookmarkStart w:colFirst="0" w:colLast="0" w:name="bookmark=id.3whwml4" w:id="20"/>
    <w:bookmarkEnd w:id="20"/>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Berge, L. I. O., Bjorvatn, K., Garcia Pires, A. J., &amp; Tungodden, B. (2015). Competitive in the lab, successful in the field?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Economic Behavior and Organization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303–317. </w:t>
      </w:r>
      <w:hyperlink r:id="rId35">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https://doi.org/10.1016/j.jebo.2014.11.014</w:t>
        </w:r>
      </w:hyperlink>
      <w:r w:rsidDel="00000000" w:rsidR="00000000" w:rsidRPr="00000000">
        <w:rPr>
          <w:rtl w:val="0"/>
        </w:rPr>
      </w:r>
    </w:p>
    <w:bookmarkStart w:colFirst="0" w:colLast="0" w:name="bookmark=id.2bn6wsx" w:id="21"/>
    <w:bookmarkEnd w:id="21"/>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Bertrand, M. (2010). New Perspectives on Gender.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Handbook of labor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4b, pp. 1545–1592).</w:t>
      </w:r>
    </w:p>
    <w:bookmarkStart w:colFirst="0" w:colLast="0" w:name="bookmark=id.qsh70q" w:id="22"/>
    <w:bookmarkEnd w:id="22"/>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Bertrand, M., Goldin, C., &amp; Katz, L. F. (2010). Dynamics of the gender gap for young professionals in the financial and corporate sectors.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American Economic 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228–255.</w:t>
      </w:r>
    </w:p>
    <w:bookmarkStart w:colFirst="0" w:colLast="0" w:name="bookmark=id.3as4poj" w:id="23"/>
    <w:bookmarkEnd w:id="23"/>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Bertrand, M., &amp; Hallock, K. F. (2001). The gender gap in top corporate jobs.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Industrial and Labor Relations 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3–21.</w:t>
      </w:r>
    </w:p>
    <w:bookmarkStart w:colFirst="0" w:colLast="0" w:name="bookmark=id.1pxezwc" w:id="24"/>
    <w:bookmarkEnd w:id="24"/>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Bertrand, M., Kamenica, E., &amp; Pan, J. (2015). Gender identity and relative income within households.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Quarterly Journal of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571–614. </w:t>
      </w:r>
      <w:hyperlink r:id="rId36">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https://doi.org/10.1093/qje/qjv001.Advance</w:t>
        </w:r>
      </w:hyperlink>
      <w:r w:rsidDel="00000000" w:rsidR="00000000" w:rsidRPr="00000000">
        <w:rPr>
          <w:rtl w:val="0"/>
        </w:rPr>
      </w:r>
    </w:p>
    <w:bookmarkStart w:colFirst="0" w:colLast="0" w:name="bookmark=id.49x2ik5" w:id="25"/>
    <w:bookmarkEnd w:id="25"/>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Beyer, S. (1990). Gender differences in the accuracy of self-evaluations of performance.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Personality and Social Psychology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960–970. </w:t>
      </w:r>
      <w:hyperlink r:id="rId37">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https://doi.org/10.1037/0022-3514.59.5.960</w:t>
        </w:r>
      </w:hyperlink>
      <w:r w:rsidDel="00000000" w:rsidR="00000000" w:rsidRPr="00000000">
        <w:rPr>
          <w:rtl w:val="0"/>
        </w:rPr>
      </w:r>
    </w:p>
    <w:bookmarkStart w:colFirst="0" w:colLast="0" w:name="bookmark=id.2p2csry" w:id="26"/>
    <w:bookmarkEnd w:id="26"/>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Beyer, S., &amp; Bowden, E. M. (1997). Gender differences in self-perceptions: Convergent evidence from three measures of accuracy and bias.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Personality and Social Psychology Bulletin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157–172.</w:t>
      </w:r>
    </w:p>
    <w:bookmarkStart w:colFirst="0" w:colLast="0" w:name="bookmark=id.147n2zr" w:id="27"/>
    <w:bookmarkEnd w:id="27"/>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Bjorvatn, K., Falch, R., &amp; Hernæs, U. (2016). Gender, context and competition: Experimental evidence from rural Uganda.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Behavioral and Experimental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31–37.</w:t>
      </w:r>
    </w:p>
    <w:bookmarkStart w:colFirst="0" w:colLast="0" w:name="bookmark=id.3o7alnk" w:id="28"/>
    <w:bookmarkEnd w:id="28"/>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Blau, F. D., &amp; Kahn, L. M. (2017). The gender wage gap: Extent, trends, and explanations.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Economic Literature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789–865. </w:t>
      </w:r>
      <w:hyperlink r:id="rId38">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https://doi.org/10.1257/jel.20160995</w:t>
        </w:r>
      </w:hyperlink>
      <w:r w:rsidDel="00000000" w:rsidR="00000000" w:rsidRPr="00000000">
        <w:rPr>
          <w:rtl w:val="0"/>
        </w:rPr>
      </w:r>
    </w:p>
    <w:bookmarkStart w:colFirst="0" w:colLast="0" w:name="bookmark=id.23ckvvd" w:id="29"/>
    <w:bookmarkEnd w:id="29"/>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Boschini, A., Dreber, A., Essen, E. V., Muren, A., &amp; Ranehill, E. (2019). Gender, risk preferences and willingness to compete in a random sample of the Swedish population.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Behavioral and Experimental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83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(September), 101467. </w:t>
      </w:r>
      <w:hyperlink r:id="rId39">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https://doi.org/10.1016/j.socec.2019.101467</w:t>
        </w:r>
      </w:hyperlink>
      <w:r w:rsidDel="00000000" w:rsidR="00000000" w:rsidRPr="00000000">
        <w:rPr>
          <w:rtl w:val="0"/>
        </w:rPr>
      </w:r>
    </w:p>
    <w:bookmarkStart w:colFirst="0" w:colLast="0" w:name="bookmark=id.ihv636" w:id="30"/>
    <w:bookmarkEnd w:id="30"/>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Boschini, A., Dreber, A., Essen, E. von, Muren, A., &amp; Ranehill, E. (2014). Gender and economic preferences in a large random and representative sample.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SSRN Electronic Journal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hyperlink r:id="rId40">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https://doi.org/10.2139/ssrn.2443315</w:t>
        </w:r>
      </w:hyperlink>
      <w:r w:rsidDel="00000000" w:rsidR="00000000" w:rsidRPr="00000000">
        <w:rPr>
          <w:rtl w:val="0"/>
        </w:rPr>
      </w:r>
    </w:p>
    <w:bookmarkStart w:colFirst="0" w:colLast="0" w:name="bookmark=id.32hioqz" w:id="31"/>
    <w:bookmarkEnd w:id="31"/>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Bowles, H. R., Babcock, L., &amp; Lai, L. (2007). Social incentives for gender differences in the propensity to initiate negotiations: Sometimes it does hurt to ask.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Organizational Behavior and Human Decision Processes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84–103. </w:t>
      </w:r>
      <w:hyperlink r:id="rId41">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https://doi.org/10.1016/j.obhdp.2006.09.001</w:t>
        </w:r>
      </w:hyperlink>
      <w:r w:rsidDel="00000000" w:rsidR="00000000" w:rsidRPr="00000000">
        <w:rPr>
          <w:rtl w:val="0"/>
        </w:rPr>
      </w:r>
    </w:p>
    <w:bookmarkStart w:colFirst="0" w:colLast="0" w:name="bookmark=id.1hmsyys" w:id="32"/>
    <w:bookmarkEnd w:id="32"/>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Buser, T., Niederle, M., &amp; Oosterbeek, H. (2014). Gender, competition and career choices.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Quarterly Journal of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129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1409–1447. </w:t>
      </w:r>
      <w:hyperlink r:id="rId42">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https://doi.org/10.1093/qje/qju009.Advance</w:t>
        </w:r>
      </w:hyperlink>
      <w:r w:rsidDel="00000000" w:rsidR="00000000" w:rsidRPr="00000000">
        <w:rPr>
          <w:rtl w:val="0"/>
        </w:rPr>
      </w:r>
    </w:p>
    <w:bookmarkStart w:colFirst="0" w:colLast="0" w:name="bookmark=id.41mghml" w:id="33"/>
    <w:bookmarkEnd w:id="33"/>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Buser, T., Peter, N., &amp; Wolter, S. C. (2017). Gender, competitiveness, and study choices in high school: Evidence from Switzerland.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American Economic Review: Papers &amp; Proceedings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125–130.</w:t>
      </w:r>
    </w:p>
    <w:bookmarkStart w:colFirst="0" w:colLast="0" w:name="bookmark=id.2grqrue" w:id="34"/>
    <w:bookmarkEnd w:id="34"/>
    <w:sdt>
      <w:sdtPr>
        <w:tag w:val="goog_rdk_192"/>
      </w:sdtPr>
      <w:sdtContent>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ins w:author="Richards, Keana" w:id="68"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90"/>
            </w:sdtPr>
            <w:sdtContent>
              <w:del w:author="Richards, Keana" w:id="68"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Charness,</w:delText>
                </w:r>
              </w:del>
            </w:sdtContent>
          </w:sdt>
          <w:sdt>
            <w:sdtPr>
              <w:tag w:val="goog_rdk_191"/>
            </w:sdtPr>
            <w:sdtContent>
              <w:ins w:author="Richards, Keana" w:id="68"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Cheryan, S., Ziegler, S. A., Montoya, A. K., &amp; Jiang, L. (2017). Why are some stem fields more gender balanced than others?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Psychological Bulletin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143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1–35.</w:t>
                </w:r>
              </w:ins>
            </w:sdtContent>
          </w:sdt>
        </w:p>
      </w:sdtContent>
    </w:sdt>
    <w:sdt>
      <w:sdtPr>
        <w:tag w:val="goog_rdk_196"/>
      </w:sdtPr>
      <w:sdtContent>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del w:author="Richards, Keana" w:id="69"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94"/>
            </w:sdtPr>
            <w:sdtContent>
              <w:del w:author="Richards, Keana" w:id="64"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G., </w:delText>
                </w:r>
              </w:del>
            </w:sdtContent>
          </w:sdt>
          <w:sdt>
            <w:sdtPr>
              <w:tag w:val="goog_rdk_195"/>
            </w:sdtPr>
            <w:sdtContent>
              <w:del w:author="Richards, Keana" w:id="69"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Dao, L., &amp; Shurchkov, O. (2020). Competing now and then: The effects of delay and the vanishing gender gap in competitiveness.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SELL Journal</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5</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(1), 55.</w:delText>
                </w:r>
              </w:del>
            </w:sdtContent>
          </w:sdt>
        </w:p>
      </w:sdtContent>
    </w:sdt>
    <w:bookmarkStart w:colFirst="0" w:colLast="0" w:name="bookmark=id.vx1227" w:id="35"/>
    <w:bookmarkEnd w:id="35"/>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Croson, R., &amp; Gneezy, U. (2009). Gender differences in preferences.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Economic Literature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448–474. </w:t>
      </w:r>
      <w:hyperlink r:id="rId43">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https://doi.org/10.1257/jel.47.2.448</w:t>
        </w:r>
      </w:hyperlink>
      <w:r w:rsidDel="00000000" w:rsidR="00000000" w:rsidRPr="00000000">
        <w:rPr>
          <w:rtl w:val="0"/>
        </w:rPr>
      </w:r>
    </w:p>
    <w:sdt>
      <w:sdtPr>
        <w:tag w:val="goog_rdk_202"/>
      </w:sdtPr>
      <w:sdtContent>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del w:author="Richards, Keana" w:id="72"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198"/>
            </w:sdtPr>
            <w:sdtContent>
              <w:del w:author="Richards, Keana" w:id="70"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Datta Gupta, N., Poulsen, A., &amp; Villeval,</w:delText>
                </w:r>
              </w:del>
            </w:sdtContent>
          </w:sdt>
          <w:sdt>
            <w:sdtPr>
              <w:tag w:val="goog_rdk_199"/>
            </w:sdtPr>
            <w:sdtContent>
              <w:del w:author="Richards, Keana" w:id="66"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M. </w:delText>
                </w:r>
              </w:del>
            </w:sdtContent>
          </w:sdt>
          <w:sdt>
            <w:sdtPr>
              <w:tag w:val="goog_rdk_200"/>
            </w:sdtPr>
            <w:sdtContent>
              <w:del w:author="Richards, Keana" w:id="71"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C. (</w:delText>
                </w:r>
              </w:del>
            </w:sdtContent>
          </w:sdt>
          <w:sdt>
            <w:sdtPr>
              <w:tag w:val="goog_rdk_201"/>
            </w:sdtPr>
            <w:sdtContent>
              <w:del w:author="Richards, Keana" w:id="72"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2013). Gender matching and competitiveness: Experimental evidence.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Economic Inquiry</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51</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(1), 816–835. </w:delText>
                </w:r>
                <w:r w:rsidDel="00000000" w:rsidR="00000000" w:rsidRPr="00000000">
                  <w:fldChar w:fldCharType="begin"/>
                </w:r>
                <w:r w:rsidDel="00000000" w:rsidR="00000000" w:rsidRPr="00000000">
                  <w:delInstrText xml:space="preserve">HYPERLINK "https://doi.org/10.1111/j.1465-7295.2011.00378.x"</w:del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delText xml:space="preserve">https://doi.org/10.1111/j.1465-7295.2011.00378.x</w:delText>
                </w:r>
                <w:r w:rsidDel="00000000" w:rsidR="00000000" w:rsidRPr="00000000">
                  <w:fldChar w:fldCharType="end"/>
                </w:r>
                <w:r w:rsidDel="00000000" w:rsidR="00000000" w:rsidRPr="00000000">
                  <w:rPr>
                    <w:rtl w:val="0"/>
                  </w:rPr>
                </w:r>
              </w:del>
            </w:sdtContent>
          </w:sdt>
        </w:p>
      </w:sdtContent>
    </w:sdt>
    <w:bookmarkStart w:colFirst="0" w:colLast="0" w:name="bookmark=id.3fwokq0" w:id="36"/>
    <w:bookmarkEnd w:id="36"/>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Dohmen, T., &amp; Falk, A. (2011). Performance pay and multidimensional sorting: Productivity, preferences, and gender.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American Economic Association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556–590. </w:t>
      </w:r>
      <w:hyperlink r:id="rId44">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https://doi.org/http://dx.doi.org/10.1016/j.poly.2014.08.015</w:t>
        </w:r>
      </w:hyperlink>
      <w:r w:rsidDel="00000000" w:rsidR="00000000" w:rsidRPr="00000000">
        <w:rPr>
          <w:rtl w:val="0"/>
        </w:rPr>
      </w:r>
    </w:p>
    <w:bookmarkStart w:colFirst="0" w:colLast="0" w:name="bookmark=id.1v1yuxt" w:id="37"/>
    <w:bookmarkEnd w:id="37"/>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Dohmen, T., Falk, A., Huffman, D., Sunde, U., Schupp, J., &amp; Wagner, G. G. (2011). Individual risk attitudes: Measurement, determinants, and behavioral consequences.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the European Economic Association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522–550. </w:t>
      </w:r>
      <w:hyperlink r:id="rId45">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https://doi.org/10.1111/j.1542-4774.2011.01015.x</w:t>
        </w:r>
      </w:hyperlink>
      <w:r w:rsidDel="00000000" w:rsidR="00000000" w:rsidRPr="00000000">
        <w:rPr>
          <w:rtl w:val="0"/>
        </w:rPr>
      </w:r>
    </w:p>
    <w:bookmarkStart w:colFirst="0" w:colLast="0" w:name="bookmark=id.4f1mdlm" w:id="38"/>
    <w:bookmarkEnd w:id="38"/>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Dreber, A., Essen, E. V., &amp; Ranehill, E. (2011). Outrunning the gender gap — boys and girls compete equally.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Experimental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567–582. </w:t>
      </w:r>
      <w:hyperlink r:id="rId46">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https://doi.org/10.1007/s10683-011-9282-8</w:t>
        </w:r>
      </w:hyperlink>
      <w:r w:rsidDel="00000000" w:rsidR="00000000" w:rsidRPr="00000000">
        <w:rPr>
          <w:rtl w:val="0"/>
        </w:rPr>
      </w:r>
    </w:p>
    <w:bookmarkStart w:colFirst="0" w:colLast="0" w:name="bookmark=id.2u6wntf" w:id="39"/>
    <w:bookmarkEnd w:id="39"/>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Dreber, A., Essen, E. V., &amp; Ranehill, E. (2014). Gender and competition in adolescence: Task matters.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Experimental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154–172. </w:t>
      </w:r>
      <w:hyperlink r:id="rId47">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https://doi.org/10.1007/s10683-013-9361-0</w:t>
        </w:r>
      </w:hyperlink>
      <w:r w:rsidDel="00000000" w:rsidR="00000000" w:rsidRPr="00000000">
        <w:rPr>
          <w:rtl w:val="0"/>
        </w:rPr>
      </w:r>
    </w:p>
    <w:bookmarkStart w:colFirst="0" w:colLast="0" w:name="bookmark=id.19c6y18" w:id="40"/>
    <w:bookmarkEnd w:id="40"/>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Eckel, C. C., &amp; Grossman, P. J. (2008). Men, women, and risk aversion: Experimental evidence. In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Handbook of experimental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(Vol. 1, pp. 1061–1073). </w:t>
      </w:r>
      <w:hyperlink r:id="rId48">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https://doi.org/10.1016/S1574-0722(07)00113-8</w:t>
        </w:r>
      </w:hyperlink>
      <w:r w:rsidDel="00000000" w:rsidR="00000000" w:rsidRPr="00000000">
        <w:rPr>
          <w:rtl w:val="0"/>
        </w:rPr>
      </w:r>
    </w:p>
    <w:sdt>
      <w:sdtPr>
        <w:tag w:val="goog_rdk_205"/>
      </w:sdtPr>
      <w:sdtContent>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ins w:author="Richards, Keana" w:id="73"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04"/>
            </w:sdtPr>
            <w:sdtContent>
              <w:ins w:author="Richards, Keana" w:id="73"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Flory, J. A., Leibbrandt, A., &amp; List, J. A. (2010). Do competitive work places deter female workers? A large-scale natural field experiment on gender differences in job-entry decisions.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NBER Working Paper Series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1–57. </w:t>
                </w:r>
                <w:r w:rsidDel="00000000" w:rsidR="00000000" w:rsidRPr="00000000">
                  <w:fldChar w:fldCharType="begin"/>
                </w:r>
                <w:r w:rsidDel="00000000" w:rsidR="00000000" w:rsidRPr="00000000">
                  <w:instrText xml:space="preserve">HYPERLINK "https://doi.org/10.3386/w16546"</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https://doi.org/10.3386/w16546</w:t>
                </w:r>
                <w:r w:rsidDel="00000000" w:rsidR="00000000" w:rsidRPr="00000000">
                  <w:fldChar w:fldCharType="end"/>
                </w:r>
                <w:r w:rsidDel="00000000" w:rsidR="00000000" w:rsidRPr="00000000">
                  <w:rPr>
                    <w:rtl w:val="0"/>
                  </w:rPr>
                </w:r>
              </w:ins>
            </w:sdtContent>
          </w:sdt>
        </w:p>
      </w:sdtContent>
    </w:sdt>
    <w:sdt>
      <w:sdtPr>
        <w:tag w:val="goog_rdk_207"/>
      </w:sdtPr>
      <w:sdtContent>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ins w:author="Richards, Keana" w:id="73"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06"/>
            </w:sdtPr>
            <w:sdtContent>
              <w:ins w:author="Richards, Keana" w:id="73"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Frank, R. H., &amp; Cook, P. J. (2010).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winner-take-all society: Why the few at the top get so much more than the rest of us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p>
      </w:sdtContent>
    </w:sdt>
    <w:bookmarkStart w:colFirst="0" w:colLast="0" w:name="bookmark=id.nmf14n" w:id="41"/>
    <w:bookmarkEnd w:id="41"/>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Frick, B. (2011). Gender differences in competitiveness: Empirical evidence from professional distance running.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Labour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389–398. </w:t>
      </w:r>
      <w:hyperlink r:id="rId49">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https://doi.org/10.1016/j.labeco.2010.11.004</w:t>
        </w:r>
      </w:hyperlink>
      <w:r w:rsidDel="00000000" w:rsidR="00000000" w:rsidRPr="00000000">
        <w:rPr>
          <w:rtl w:val="0"/>
        </w:rPr>
      </w:r>
    </w:p>
    <w:sdt>
      <w:sdtPr>
        <w:tag w:val="goog_rdk_212"/>
      </w:sdtPr>
      <w:sdtContent>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ins w:author="Richards, Keana" w:id="75"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09"/>
            </w:sdtPr>
            <w:sdtContent>
              <w:ins w:author="Richards, Keana" w:id="74"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Gaucher, D., Friesen, J., &amp; Kay, A. </w:t>
                </w:r>
              </w:ins>
            </w:sdtContent>
          </w:sdt>
          <w:sdt>
            <w:sdtPr>
              <w:tag w:val="goog_rdk_210"/>
            </w:sdtPr>
            <w:sdtContent>
              <w:ins w:author="Richards, Keana" w:id="71"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w:t>
                </w:r>
              </w:ins>
            </w:sdtContent>
          </w:sdt>
          <w:sdt>
            <w:sdtPr>
              <w:tag w:val="goog_rdk_211"/>
            </w:sdtPr>
            <w:sdtContent>
              <w:ins w:author="Richards, Keana" w:id="75"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2011). Evidence that gendered wording in job advertisements exists and sustains gender inequality.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Personality and Social Psychology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109–128. </w:t>
                </w:r>
                <w:r w:rsidDel="00000000" w:rsidR="00000000" w:rsidRPr="00000000">
                  <w:fldChar w:fldCharType="begin"/>
                </w:r>
                <w:r w:rsidDel="00000000" w:rsidR="00000000" w:rsidRPr="00000000">
                  <w:instrText xml:space="preserve">HYPERLINK "https://doi.org/10.1037/a0022530"</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https://doi.org/10.1037/a0022530</w:t>
                </w:r>
                <w:r w:rsidDel="00000000" w:rsidR="00000000" w:rsidRPr="00000000">
                  <w:fldChar w:fldCharType="end"/>
                </w:r>
                <w:r w:rsidDel="00000000" w:rsidR="00000000" w:rsidRPr="00000000">
                  <w:rPr>
                    <w:rtl w:val="0"/>
                  </w:rPr>
                </w:r>
              </w:ins>
            </w:sdtContent>
          </w:sdt>
        </w:p>
      </w:sdtContent>
    </w:sdt>
    <w:bookmarkStart w:colFirst="0" w:colLast="0" w:name="bookmark=id.1mrcu09" w:id="42"/>
    <w:bookmarkEnd w:id="42"/>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Gillen, B., Snowberg, E., &amp; Yariv, L. (2019). Experimenting with measurement error: Techniques with applications to the Caltech cohort study.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Political Economy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127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1826–1863.</w:t>
      </w:r>
    </w:p>
    <w:bookmarkStart w:colFirst="0" w:colLast="0" w:name="bookmark=id.46r0co2" w:id="43"/>
    <w:bookmarkEnd w:id="43"/>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Gist, M. E., &amp; Mitchell, T. R. (1992). Self-efficacy: A theoretical analysis of its determinants and malleability.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Academy of Management 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183–211.</w:t>
      </w:r>
    </w:p>
    <w:bookmarkStart w:colFirst="0" w:colLast="0" w:name="bookmark=id.2lwamvv" w:id="44"/>
    <w:bookmarkEnd w:id="44"/>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Goldin, C., Katz, L. F., &amp; Kuziemko, I. (2006). The homecoming of American college women: The reversal of the college gender gap.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Economic Perspectives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133–156. </w:t>
      </w:r>
      <w:hyperlink r:id="rId50">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https://doi.org/10.1257/jep.20.4.133</w:t>
        </w:r>
      </w:hyperlink>
      <w:r w:rsidDel="00000000" w:rsidR="00000000" w:rsidRPr="00000000">
        <w:rPr>
          <w:rtl w:val="0"/>
        </w:rPr>
      </w:r>
    </w:p>
    <w:bookmarkStart w:colFirst="0" w:colLast="0" w:name="bookmark=id.111kx3o" w:id="45"/>
    <w:bookmarkEnd w:id="45"/>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Grosse, N., &amp; Riener, G. (2010). Explaining gender differences in competitiveness: Gender-task stereotypes.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Jena Economic Research Papers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bookmarkStart w:colFirst="0" w:colLast="0" w:name="bookmark=id.3l18frh" w:id="46"/>
    <w:bookmarkEnd w:id="46"/>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Günther, C., Ekinci, N. A., Schwieren, C., &amp; Strobel, M. (2010). Women can’t jump?-An experiment on competitive attitudes and stereotype threat.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Economic Behavior and Organization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75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395–401. </w:t>
      </w:r>
      <w:hyperlink r:id="rId51">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https://doi.org/10.1016/j.jebo.2010.05.003</w:t>
        </w:r>
      </w:hyperlink>
      <w:r w:rsidDel="00000000" w:rsidR="00000000" w:rsidRPr="00000000">
        <w:rPr>
          <w:rtl w:val="0"/>
        </w:rPr>
      </w:r>
    </w:p>
    <w:bookmarkStart w:colFirst="0" w:colLast="0" w:name="bookmark=id.206ipza" w:id="47"/>
    <w:bookmarkEnd w:id="47"/>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Hirt, E. R., &amp; Mccrea, S. M. (2009). Man smart, woman smarter ? Getting to the root of gender differences in self-handicapping.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Social and Personality Psychology Compass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260–274.</w:t>
      </w:r>
    </w:p>
    <w:bookmarkStart w:colFirst="0" w:colLast="0" w:name="bookmark=id.4k668n3" w:id="48"/>
    <w:bookmarkEnd w:id="48"/>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Iriberri, N., &amp; Rey-Biel, P. (2017). Stereotypes are only a threat when beliefs are reinforced: On the sensitivity of gender differences in performance under competition to information provision.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Economic Behavior and Organization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135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99–111.</w:t>
      </w:r>
    </w:p>
    <w:bookmarkStart w:colFirst="0" w:colLast="0" w:name="bookmark=id.2zbgiuw" w:id="49"/>
    <w:bookmarkEnd w:id="49"/>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Kahneman, D., &amp; Tversky, A. (1982). The psychology of preferences.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Scientific American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246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160–173.</w:t>
      </w:r>
    </w:p>
    <w:bookmarkStart w:colFirst="0" w:colLast="0" w:name="bookmark=id.1egqt2p" w:id="50"/>
    <w:bookmarkEnd w:id="50"/>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Kenney-Benson, G. A., Pomerantz, E. M., Ryan, A. M., &amp; Patrick, H. (2006). Sex differences in math performance: The role of children’s approach to schoolwork.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Developmental Psychology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11–26. </w:t>
      </w:r>
      <w:hyperlink r:id="rId52">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https://doi.org/10.1037/0012-1649.42.1.11</w:t>
        </w:r>
      </w:hyperlink>
      <w:r w:rsidDel="00000000" w:rsidR="00000000" w:rsidRPr="00000000">
        <w:rPr>
          <w:rtl w:val="0"/>
        </w:rPr>
      </w:r>
    </w:p>
    <w:bookmarkStart w:colFirst="0" w:colLast="0" w:name="bookmark=id.3ygebqi" w:id="51"/>
    <w:bookmarkEnd w:id="51"/>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Kimble, C. E., &amp; Hirt, E. R. (2005). Self-focus, gender, and habitual self-handicapping: Do they make a difference in behavioral self-handicapping?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Social Behavior and Personality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43–56.</w:t>
      </w:r>
    </w:p>
    <w:sdt>
      <w:sdtPr>
        <w:tag w:val="goog_rdk_215"/>
      </w:sdtPr>
      <w:sdtContent>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ins w:author="Richards, Keana" w:id="76"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14"/>
            </w:sdtPr>
            <w:sdtContent>
              <w:ins w:author="Richards, Keana" w:id="76"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Lavy, V. (2004). Performance pay and teachers’ effort, productivity and grading ethics.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NBER WORKING PAPER SERIES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ins>
            </w:sdtContent>
          </w:sdt>
        </w:p>
      </w:sdtContent>
    </w:sdt>
    <w:sdt>
      <w:sdtPr>
        <w:tag w:val="goog_rdk_217"/>
      </w:sdtPr>
      <w:sdtContent>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ins w:author="Richards, Keana" w:id="76"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16"/>
            </w:sdtPr>
            <w:sdtContent>
              <w:ins w:author="Richards, Keana" w:id="76"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Lemieux, T., MacLeod, B. W., &amp; Parent, D. (2009). Performance pay and wage inequality.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Quarterly Journal of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CXXIV</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1–49.</w:t>
                </w:r>
              </w:ins>
            </w:sdtContent>
          </w:sdt>
        </w:p>
      </w:sdtContent>
    </w:sdt>
    <w:bookmarkStart w:colFirst="0" w:colLast="0" w:name="bookmark=id.3cqmetx" w:id="52"/>
    <w:bookmarkEnd w:id="52"/>
    <w:bookmarkStart w:colFirst="0" w:colLast="0" w:name="bookmark=id.1rvwp1q" w:id="53"/>
    <w:bookmarkEnd w:id="53"/>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Lent, R. W., Brown, S. D., Gover, M. R., &amp; Nijjer, S. K. (1996). Cognitive assessment of the sources of mathematics self-efficacy: A thought-listing analysis.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Career Assessment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33–46. </w:t>
      </w:r>
      <w:hyperlink r:id="rId53">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https://doi.org/10.1177/106907279600400102</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Leslie, S.-J., Cimpian, A., Meyer, M., &amp; Freeland, E. (2015). Expectations of brilliance underlie gender distributions across academic disciplines.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347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(6219), 23–34. </w:t>
      </w:r>
      <w:hyperlink r:id="rId54">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https://doi.org/10.1081/E-EWS</w:t>
        </w:r>
      </w:hyperlink>
      <w:r w:rsidDel="00000000" w:rsidR="00000000" w:rsidRPr="00000000">
        <w:rPr>
          <w:rtl w:val="0"/>
        </w:rPr>
      </w:r>
    </w:p>
    <w:bookmarkStart w:colFirst="0" w:colLast="0" w:name="bookmark=id.4bvk7pj" w:id="54"/>
    <w:bookmarkEnd w:id="54"/>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Lundeberg, M. A., Fox, P. W., &amp; Puncochaf, J. (1994). Highly confident but wrong: Gender differences and similarities in confidence judgments.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Educational Psychology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86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114–121.</w:t>
      </w:r>
    </w:p>
    <w:bookmarkStart w:colFirst="0" w:colLast="0" w:name="bookmark=id.2r0uhxc" w:id="55"/>
    <w:bookmarkEnd w:id="55"/>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Mayr, U., Wozniak, D., Davidson, C., Kuhns, D., &amp; Harbaugh, W. T. (2012). Competitiveness across the life span: The feisty fifties.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Psychology and Aging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278–285. </w:t>
      </w:r>
      <w:hyperlink r:id="rId55">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https://doi.org/10.1037/a0025655</w:t>
        </w:r>
      </w:hyperlink>
      <w:r w:rsidDel="00000000" w:rsidR="00000000" w:rsidRPr="00000000">
        <w:rPr>
          <w:rtl w:val="0"/>
        </w:rPr>
      </w:r>
    </w:p>
    <w:bookmarkStart w:colFirst="0" w:colLast="0" w:name="bookmark=id.1664s55" w:id="56"/>
    <w:bookmarkEnd w:id="56"/>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Mccrea, S. M., Hirt, E. R., Hendrix, K. L., Milner, B. J., &amp; Steele, N. L. (2008a). The worker scale: Developing a measure to explain gender differences in behavioral self-handicapping.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Research in Personality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949–970. </w:t>
      </w:r>
      <w:hyperlink r:id="rId56">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https://doi.org/10.1016/j.jrp.2007.12.005</w:t>
        </w:r>
      </w:hyperlink>
      <w:r w:rsidDel="00000000" w:rsidR="00000000" w:rsidRPr="00000000">
        <w:rPr>
          <w:rtl w:val="0"/>
        </w:rPr>
      </w:r>
    </w:p>
    <w:bookmarkStart w:colFirst="0" w:colLast="0" w:name="bookmark=id.3q5sasy" w:id="57"/>
    <w:bookmarkEnd w:id="57"/>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Mccrea, S. M., Hirt, E. R., &amp; Milner, B. J. (2008b). She works hard for the money: Valuing effort underlies gender differences in behavioral self-handicapping.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Experimental Social Psychology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292–311. </w:t>
      </w:r>
      <w:hyperlink r:id="rId57">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https://doi.org/10.1016/j.jesp.2007.05.006</w:t>
        </w:r>
      </w:hyperlink>
      <w:r w:rsidDel="00000000" w:rsidR="00000000" w:rsidRPr="00000000">
        <w:rPr>
          <w:rtl w:val="0"/>
        </w:rPr>
      </w:r>
    </w:p>
    <w:bookmarkStart w:colFirst="0" w:colLast="0" w:name="bookmark=id.25b2l0r" w:id="58"/>
    <w:bookmarkEnd w:id="58"/>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Meyer, M., Cimpian, A., &amp; Leslie, S.-J. (2015). Women are underrepresented in fields where success is believed to require brilliance.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Frontiers in Psychology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1–12. </w:t>
      </w:r>
      <w:hyperlink r:id="rId58">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https://doi.org/10.3389/fpsyg.2015.00235</w:t>
        </w:r>
      </w:hyperlink>
      <w:r w:rsidDel="00000000" w:rsidR="00000000" w:rsidRPr="00000000">
        <w:rPr>
          <w:rtl w:val="0"/>
        </w:rPr>
      </w:r>
    </w:p>
    <w:bookmarkStart w:colFirst="0" w:colLast="0" w:name="bookmark=id.kgcv8k" w:id="59"/>
    <w:bookmarkEnd w:id="59"/>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Milyavskaya, M., Galla, B. M., Inzlicht, M., &amp; Duckworth, A. (2018). More effort, less fatigue: How interest increases effort and reduces mental fatigue.</w:t>
      </w:r>
    </w:p>
    <w:bookmarkStart w:colFirst="0" w:colLast="0" w:name="bookmark=id.34g0dwd" w:id="60"/>
    <w:bookmarkEnd w:id="60"/>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Mobius, M. M., Niederle, M., Niehaus, P., &amp; Rosenblat, T. S. (2011). Managing self-confidence: Theory and experimental evidence.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NBER Working Paper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bookmarkStart w:colFirst="0" w:colLast="0" w:name="bookmark=id.1jlao46" w:id="61"/>
    <w:bookmarkEnd w:id="61"/>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Niederle, M., &amp; Vesterlund, L. (2007). Do women shy away from competition? Do men compete too much?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Quarterly Journal of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1067–1101. Retrieved from </w:t>
      </w:r>
      <w:hyperlink r:id="rId59">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https://web.stanford.edu/{~}niederle/Niederle.Vesterlund.QJE.2007.pdf</w:t>
        </w:r>
      </w:hyperlink>
      <w:r w:rsidDel="00000000" w:rsidR="00000000" w:rsidRPr="00000000">
        <w:rPr>
          <w:rtl w:val="0"/>
        </w:rPr>
      </w:r>
    </w:p>
    <w:bookmarkStart w:colFirst="0" w:colLast="0" w:name="bookmark=id.43ky6rz" w:id="62"/>
    <w:bookmarkEnd w:id="62"/>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Niederle, M., &amp; Vesterlund, L. (2011). Gender and competition.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Annual Review of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601–630. </w:t>
      </w:r>
      <w:hyperlink r:id="rId60">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https://doi.org/10.1016/j.labeco.2009.08.002</w:t>
        </w:r>
      </w:hyperlink>
      <w:r w:rsidDel="00000000" w:rsidR="00000000" w:rsidRPr="00000000">
        <w:rPr>
          <w:rtl w:val="0"/>
        </w:rPr>
      </w:r>
    </w:p>
    <w:bookmarkStart w:colFirst="0" w:colLast="0" w:name="bookmark=id.2iq8gzs" w:id="63"/>
    <w:bookmarkEnd w:id="63"/>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Reuben, E., Sapienza, P., &amp; Zingales, L. (2015). Taste for competition and the gender gap among young business professionals.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NBER WORKING PAPER SERIES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bookmarkStart w:colFirst="0" w:colLast="0" w:name="bookmark=id.xvir7l" w:id="64"/>
    <w:bookmarkEnd w:id="64"/>
    <w:sdt>
      <w:sdtPr>
        <w:tag w:val="goog_rdk_220"/>
      </w:sdtPr>
      <w:sdtContent>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del w:author="Richards, Keana" w:id="77"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19"/>
            </w:sdtPr>
            <w:sdtContent>
              <w:del w:author="Richards, Keana" w:id="77"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Rundus, D. (1971). Analysis of rehearsal processes in free recall.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Journal of Experimental Psychology</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 </w:delTex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delText xml:space="preserve">89</w:delTex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delText xml:space="preserve">(1), 63–77.</w:delText>
                </w:r>
              </w:del>
            </w:sdtContent>
          </w:sdt>
        </w:p>
      </w:sdtContent>
    </w:sdt>
    <w:bookmarkStart w:colFirst="0" w:colLast="0" w:name="bookmark=id.3hv69ve" w:id="65"/>
    <w:bookmarkEnd w:id="65"/>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Saccardo, S., Pietrasz, A., &amp; Gneezy, U. (2018). On the size of the gender difference in competitiveness.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Management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1541–1554.</w:t>
      </w:r>
    </w:p>
    <w:bookmarkStart w:colFirst="0" w:colLast="0" w:name="bookmark=id.1x0gk37" w:id="66"/>
    <w:bookmarkEnd w:id="66"/>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Samek, A. (2019). Gender differences in job entry decisions: A university- wide field experiment.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Management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3272–3281.</w:t>
      </w:r>
    </w:p>
    <w:sdt>
      <w:sdtPr>
        <w:tag w:val="goog_rdk_223"/>
      </w:sdtPr>
      <w:sdtContent>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ins w:author="Richards, Keana" w:id="78" w:date="2021-04-22T10:07:00Z"/>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222"/>
            </w:sdtPr>
            <w:sdtContent>
              <w:ins w:author="Richards, Keana" w:id="78" w:date="2021-04-22T10:07:0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Schultz, P. W., Nolan, J. M., Cialdini, R. B., Goldstein, N. J., &amp; Griskevicius, V. (2018). The constructive, destructive, and reconstructive power of social norms: Reprise.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Psychological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249–254. </w:t>
                </w:r>
                <w:r w:rsidDel="00000000" w:rsidR="00000000" w:rsidRPr="00000000">
                  <w:fldChar w:fldCharType="begin"/>
                </w:r>
                <w:r w:rsidDel="00000000" w:rsidR="00000000" w:rsidRPr="00000000">
                  <w:instrText xml:space="preserve">HYPERLINK "https://doi.org/10.1111/j.1467-9280.2007.01917.x"</w:instrText>
                </w:r>
                <w:r w:rsidDel="00000000" w:rsidR="00000000" w:rsidRPr="00000000">
                  <w:fldChar w:fldCharType="separate"/>
                </w:r>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https://doi.org/10.1111/j.1467-9280.2007.01917.x</w:t>
                </w:r>
                <w:r w:rsidDel="00000000" w:rsidR="00000000" w:rsidRPr="00000000">
                  <w:fldChar w:fldCharType="end"/>
                </w:r>
                <w:r w:rsidDel="00000000" w:rsidR="00000000" w:rsidRPr="00000000">
                  <w:rPr>
                    <w:rtl w:val="0"/>
                  </w:rPr>
                </w:r>
              </w:ins>
            </w:sdtContent>
          </w:sdt>
        </w:p>
      </w:sdtContent>
    </w:sdt>
    <w:bookmarkStart w:colFirst="0" w:colLast="0" w:name="bookmark=id.2w5ecyt" w:id="67"/>
    <w:bookmarkEnd w:id="67"/>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Schunk, D. H. (1981). Modeling and Attributional Effects on Children’s Achievement: A Self-Efficacy Analysis.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Educational Psychology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73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93–105.</w:t>
      </w:r>
    </w:p>
    <w:bookmarkStart w:colFirst="0" w:colLast="0" w:name="bookmark=id.1baon6m" w:id="68"/>
    <w:bookmarkEnd w:id="68"/>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Schunk, D. H. (1982). Progress Self-Monitoring: Effects on Children’s Self-Efficacy and Achievement.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The Journal of Experimental Education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89–93.</w:t>
      </w:r>
    </w:p>
    <w:bookmarkStart w:colFirst="0" w:colLast="0" w:name="bookmark=id.3vac5uf" w:id="69"/>
    <w:bookmarkEnd w:id="69"/>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Shurchkov, O. (2012). Under pressure: Gender differences in output quality and quantity under competition and time constraints.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the European Economic Association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1189–1213.</w:t>
      </w:r>
    </w:p>
    <w:bookmarkStart w:colFirst="0" w:colLast="0" w:name="bookmark=id.2afmg28" w:id="70"/>
    <w:bookmarkEnd w:id="70"/>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Smith, J. L., &amp; Huntoon, M. (2014). Women’s Bragging Rights: Overcoming Modesty Norms to Facilitate Women’s.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Psychology of Women Quarterly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447–459. </w:t>
      </w:r>
      <w:hyperlink r:id="rId61">
        <w:sdt>
          <w:sdtPr>
            <w:tag w:val="goog_rdk_224"/>
          </w:sdtPr>
          <w:sdtContent>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Change w:author="Richards, Keana" w:id="79" w:date="2021-04-22T10:07:00Z">
                  <w:rPr>
                    <w:rFonts w:ascii="Times New Roman" w:cs="Times New Roman" w:eastAsia="Times New Roman" w:hAnsi="Times New Roman"/>
                    <w:b w:val="0"/>
                    <w:i w:val="0"/>
                    <w:smallCaps w:val="0"/>
                    <w:strike w:val="0"/>
                    <w:color w:val="000000"/>
                    <w:sz w:val="24"/>
                    <w:szCs w:val="24"/>
                    <w:u w:val="none"/>
                    <w:shd w:fill="auto" w:val="clear"/>
                    <w:vertAlign w:val="baseline"/>
                  </w:rPr>
                </w:rPrChange>
              </w:rPr>
              <w:t xml:space="preserve">https://doi.org/10.1177/0361684313515840</w:t>
            </w:r>
          </w:sdtContent>
        </w:sdt>
      </w:hyperlink>
      <w:r w:rsidDel="00000000" w:rsidR="00000000" w:rsidRPr="00000000">
        <w:rPr>
          <w:rtl w:val="0"/>
        </w:rPr>
      </w:r>
    </w:p>
    <w:bookmarkStart w:colFirst="0" w:colLast="0" w:name="bookmark=id.pkwqa1" w:id="71"/>
    <w:bookmarkEnd w:id="71"/>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Spencer, S. J., Logel, C., &amp; Davies, P. G. (2016). Stereotype Threat.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Annual Review of Psychology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415–437. </w:t>
      </w:r>
      <w:hyperlink r:id="rId62">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https://doi.org/10.1146/annurev-psych-073115-103235</w:t>
        </w:r>
      </w:hyperlink>
      <w:r w:rsidDel="00000000" w:rsidR="00000000" w:rsidRPr="00000000">
        <w:rPr>
          <w:rtl w:val="0"/>
        </w:rPr>
      </w:r>
    </w:p>
    <w:bookmarkStart w:colFirst="0" w:colLast="0" w:name="bookmark=id.39kk8xu" w:id="72"/>
    <w:bookmarkEnd w:id="72"/>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Spencer, S. J., Steele, C. M., &amp; Quinn, D. M. (1999). Stereotype threat and women’s math performance.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Experimental Social Psychology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4–28. </w:t>
      </w:r>
      <w:hyperlink r:id="rId63">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https://doi.org/10.1006/jesp.1998.1373</w:t>
        </w:r>
      </w:hyperlink>
      <w:r w:rsidDel="00000000" w:rsidR="00000000" w:rsidRPr="00000000">
        <w:rPr>
          <w:rtl w:val="0"/>
        </w:rPr>
      </w:r>
    </w:p>
    <w:bookmarkStart w:colFirst="0" w:colLast="0" w:name="bookmark=id.1opuj5n" w:id="73"/>
    <w:bookmarkEnd w:id="73"/>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Steele, C. M. (1997). A threat in the air: How stereotypes shape intellectual identity and performance.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American Psychologist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613–629. </w:t>
      </w:r>
      <w:hyperlink r:id="rId64">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https://doi.org/10.1037/0003-066X.52.6.613</w:t>
        </w:r>
      </w:hyperlink>
      <w:r w:rsidDel="00000000" w:rsidR="00000000" w:rsidRPr="00000000">
        <w:rPr>
          <w:rtl w:val="0"/>
        </w:rPr>
      </w:r>
    </w:p>
    <w:bookmarkStart w:colFirst="0" w:colLast="0" w:name="bookmark=id.48pi1tg" w:id="74"/>
    <w:bookmarkEnd w:id="74"/>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Stoet, G., &amp; Geary, D. C. (2014). Sex differences in academic achievement are not related to political, economic, or social equality.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Intelligence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137–151. </w:t>
      </w:r>
      <w:hyperlink r:id="rId65">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https://doi.org/10.1016/j.intell.2014.11.006</w:t>
        </w:r>
      </w:hyperlink>
      <w:r w:rsidDel="00000000" w:rsidR="00000000" w:rsidRPr="00000000">
        <w:rPr>
          <w:rtl w:val="0"/>
        </w:rPr>
      </w:r>
    </w:p>
    <w:bookmarkStart w:colFirst="0" w:colLast="0" w:name="bookmark=id.2nusc19" w:id="75"/>
    <w:bookmarkEnd w:id="75"/>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Sutter, M., &amp; Glätzle-Rützler, D. (2015). Gender differences in the willingness to compete emerge early in life and persist.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Management Science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2339–2354. </w:t>
      </w:r>
      <w:hyperlink r:id="rId66">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https://doi.org/10.1287/mnsc.2014.1981</w:t>
        </w:r>
      </w:hyperlink>
      <w:r w:rsidDel="00000000" w:rsidR="00000000" w:rsidRPr="00000000">
        <w:rPr>
          <w:rtl w:val="0"/>
        </w:rPr>
      </w:r>
    </w:p>
    <w:bookmarkStart w:colFirst="0" w:colLast="0" w:name="bookmark=id.1302m92" w:id="76"/>
    <w:bookmarkEnd w:id="76"/>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Sutter, M., Glätzle-Rützler, D., Balafoutas, L., &amp; Czermak, S. (2016). Cancelling out early age gender differences in competition: an analysis of policy interventions.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Experimental Economics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412–432. </w:t>
      </w:r>
      <w:hyperlink r:id="rId67">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https://doi.org/10.1007/s10683-015-9447-y</w:t>
        </w:r>
      </w:hyperlink>
      <w:r w:rsidDel="00000000" w:rsidR="00000000" w:rsidRPr="00000000">
        <w:rPr>
          <w:rtl w:val="0"/>
        </w:rPr>
      </w:r>
    </w:p>
    <w:bookmarkStart w:colFirst="0" w:colLast="0" w:name="bookmark=id.3mzq4wv" w:id="77"/>
    <w:bookmarkEnd w:id="77"/>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Sutter, M., &amp; Rutzler, D. (2010). Gender differences in competition emerge early in life.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Working Papers in Economics and Statistics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bookmarkStart w:colFirst="0" w:colLast="0" w:name="bookmark=id.2250f4o" w:id="78"/>
    <w:bookmarkEnd w:id="78"/>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Toosi, N. R., Mor, S., Semnani-Azad, Z., Phillips, K. W., &amp; Amanatullah, E. T. (2019). Who can lean in? The intersecting role of race and gender in negotiations.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Psychology of Women Quarterly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7–21. </w:t>
      </w:r>
      <w:hyperlink r:id="rId68">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https://doi.org/10.1177/0361684318800492</w:t>
        </w:r>
      </w:hyperlink>
      <w:r w:rsidDel="00000000" w:rsidR="00000000" w:rsidRPr="00000000">
        <w:rPr>
          <w:rtl w:val="0"/>
        </w:rPr>
      </w:r>
    </w:p>
    <w:bookmarkStart w:colFirst="0" w:colLast="0" w:name="bookmark=id.haapch" w:id="79"/>
    <w:bookmarkEnd w:id="79"/>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Usher, E. L., &amp; Pajares, F. (2008). Sources of self-efficacy in school: Critical review of the literature and future directions.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of Educational Research</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78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751–796. </w:t>
      </w:r>
      <w:hyperlink r:id="rId69">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https://doi.org/10.3102/0034654308321456</w:t>
        </w:r>
      </w:hyperlink>
      <w:r w:rsidDel="00000000" w:rsidR="00000000" w:rsidRPr="00000000">
        <w:rPr>
          <w:rtl w:val="0"/>
        </w:rPr>
      </w:r>
    </w:p>
    <w:bookmarkStart w:colFirst="0" w:colLast="0" w:name="bookmark=id.319y80a" w:id="80"/>
    <w:bookmarkEnd w:id="80"/>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Veldhuizen, R. van. (2017). Gender differences in tournament choices: Risk preferences, overconfidence or competitiveness?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Dicussion Paper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bookmarkStart w:colFirst="0" w:colLast="0" w:name="bookmark=id.1gf8i83" w:id="81"/>
    <w:bookmarkEnd w:id="81"/>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120" w:line="480" w:lineRule="auto"/>
        <w:ind w:left="680" w:right="0" w:hanging="68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Zhang, Y. J. (2012). Can experimental economics explain competitive behavior outside the lab?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Unpublished Manuscript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1–45. </w:t>
      </w:r>
      <w:hyperlink r:id="rId70">
        <w:r w:rsidDel="00000000" w:rsidR="00000000" w:rsidRPr="00000000">
          <w:rPr>
            <w:rFonts w:ascii="Times New Roman" w:cs="Times New Roman" w:eastAsia="Times New Roman" w:hAnsi="Times New Roman"/>
            <w:b w:val="0"/>
            <w:i w:val="0"/>
            <w:smallCaps w:val="0"/>
            <w:strike w:val="0"/>
            <w:color w:val="4f81bd"/>
            <w:sz w:val="24"/>
            <w:szCs w:val="24"/>
            <w:u w:val="none"/>
            <w:shd w:fill="auto" w:val="clear"/>
            <w:vertAlign w:val="baseline"/>
            <w:rtl w:val="0"/>
          </w:rPr>
          <w:t xml:space="preserve">https://doi.org/10.2139/ssrn.2292929</w:t>
        </w:r>
      </w:hyperlink>
      <w:r w:rsidDel="00000000" w:rsidR="00000000" w:rsidRPr="00000000">
        <w:rPr>
          <w:rtl w:val="0"/>
        </w:rPr>
      </w:r>
    </w:p>
    <w:sectPr>
      <w:headerReference r:id="rId71" w:type="default"/>
      <w:headerReference r:id="rId72" w:type="first"/>
      <w:headerReference r:id="rId73" w:type="even"/>
      <w:footerReference r:id="rId74" w:type="default"/>
      <w:pgSz w:h="15840" w:w="12240" w:orient="portrait"/>
      <w:pgMar w:bottom="1134" w:top="1417" w:left="1417" w:right="1417"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picella, Coren L" w:id="8" w:date="2020-11-05T15:17:00Z">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repeating the second paragraph of discussion but just in more detail – add this detail to second paragraph.. Also, this doesn’t necessarily distinguish between your explanations ---- that it is because of risk, confidence, enjoyment, intrinsic value etc. So I don’t see any value to this argument.</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what I would do is incorporate this information into second paragraph of discussion where it is most relevant and where you should be paying respect to past research in a detailed and meaningful way.</w:t>
      </w:r>
    </w:p>
  </w:comment>
  <w:comment w:author="Apicella, Coren L" w:id="19" w:date="2020-11-05T15:59:00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Combine this with your arguments and findings in the discussion rather than make it is own section. Boil it down to one paragraph. This reads like a list you would give to your advisor about projects your thinking of doing.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want to continue to press upon you the importance of reading in depth other papers. And attending talks. I rarely see you at SBSI and department colloquia. I think both of this things are going to help you tremendously to master the formula,. You are close but not quite there yet! ☺</w:t>
      </w:r>
    </w:p>
  </w:comment>
  <w:comment w:author="Apicella, Coren L" w:id="17" w:date="2020-11-05T16:06:00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short punchy closing paragraph.</w:t>
      </w:r>
    </w:p>
  </w:comment>
  <w:comment w:author="Apicella, Coren L" w:id="14" w:date="2020-11-05T15:55:00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but you found it.</w:t>
      </w:r>
    </w:p>
  </w:comment>
  <w:comment w:author="Apicella, Coren L" w:id="4" w:date="2020-11-05T14:46:00Z">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what the task is earlier on… maybe the prior sentence. Or don’t state at all. This is your  big reveal- by bringing in more details now you are diminishing the impact of the finding by crowding it out with other stuff and by highlighting that this might be only relevant to this task. Of course, that is something you should mention – does this generalize to other tasks but save that for later in the discussion.</w:t>
      </w:r>
    </w:p>
  </w:comment>
  <w:comment w:author="Apicella, Coren L" w:id="12" w:date="2020-11-05T15:56:00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accurate were they compared to what was done?</w:t>
      </w:r>
    </w:p>
  </w:comment>
  <w:comment w:author="Apicella, Coren L" w:id="3" w:date="2020-11-05T14:50:00Z">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it was not sizable in the second study. You may need to reword for accuracy. Most notably, we discovered a sizable gender difference in preparation. In study 1 we found that xyz (state magnitude). Remember this is where you go into a bit more detail. In study 2 we replicated the gender difference by finding that women were more likely choose to prepare even after having already prepared for x amount of time.</w:t>
      </w:r>
    </w:p>
  </w:comment>
  <w:comment w:author="Apicella, Coren L" w:id="13" w:date="2020-11-05T15:55:00Z">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They could have just inferred it base don their own behavior too.</w:t>
      </w:r>
    </w:p>
  </w:comment>
  <w:comment w:author="Apicella, Coren L" w:id="5" w:date="2020-11-05T14:54:00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to go into detail here. This is the relevant adjacent literature. It shoudlnt be an “e.g.”.</w:t>
      </w:r>
    </w:p>
  </w:comment>
  <w:comment w:author="Apicella, Coren L" w:id="18" w:date="2020-11-05T16:04:00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all great motivation for your other paper but way way too much for this paper. Save this for the future paper. You shouldn’t be building cases for other papers or providing designs for projects etc.</w:t>
      </w:r>
    </w:p>
  </w:comment>
  <w:comment w:author="Apicella, Coren L" w:id="9" w:date="2020-11-05T15:15:00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this? This is vague? Shouldn’t this be mentioned earlier in second paragraph of discussion. Everyhing to do with gender diff in preparation should be there. How was this measured? What does in general mean? For all tasks? You just need way more detail.</w:t>
      </w:r>
    </w:p>
  </w:comment>
  <w:comment w:author="Apicella, Coren L" w:id="16" w:date="2020-11-05T16:24:00Z">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2 sentences or so on NSF project. Remember though anything you put online can be fair game to others so maybe you don’t want to highlight this project just yet and keep it to yourself?</w:t>
      </w:r>
    </w:p>
  </w:comment>
  <w:comment w:author="Apicella, Coren L" w:id="11" w:date="2020-11-05T15:28:00Z">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Technically these can’t drive a null. It is like saying” we cannot determine whether these were responsible for the effect we did not find. ☺</w:t>
      </w:r>
    </w:p>
  </w:comment>
  <w:comment w:author="Apicella, Coren L" w:id="2" w:date="2020-11-05T14:45:00Z">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need to state your main result whoch is you did not find an effect of your treatment. No evidence that preparation increases men or women’s willingness to compete. However, and notably, we discovered and replicated…</w:t>
      </w:r>
    </w:p>
  </w:comment>
  <w:comment w:author="Apicella, Coren L" w:id="10" w:date="2020-11-05T15:26:00Z">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said this so many times now.</w:t>
      </w:r>
    </w:p>
  </w:comment>
  <w:comment w:author="Apicella, Coren L" w:id="6" w:date="2020-11-05T14:59:00Z">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revise. I don’t understand this. Are you just saying the opportunity costs of preparing may be greater for the m-turkers? Restate simply.</w:t>
      </w:r>
    </w:p>
  </w:comment>
  <w:comment w:author="Apicella, Coren L" w:id="15" w:date="2020-11-05T15:57:00Z">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a stretch. Combine with last paragraph. You said this in last sentence of last paragraoh.</w:t>
      </w:r>
    </w:p>
  </w:comment>
  <w:comment w:author="Apicella, Coren L" w:id="7" w:date="2020-11-05T15:13:00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You’ll need to refine this a bit but this is the basic idea.</w:t>
      </w:r>
    </w:p>
  </w:comment>
  <w:comment w:author="Coren Apicella" w:id="0" w:date="2021-11-15T18:16:51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lets be sure to include this as exclusion criteria in current study on preregistration</w:t>
      </w:r>
    </w:p>
  </w:comment>
  <w:comment w:author="Coren Apicella" w:id="1" w:date="2021-11-15T18:17:05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BE" w15:done="0"/>
  <w15:commentEx w15:paraId="000000C1" w15:done="0"/>
  <w15:commentEx w15:paraId="000000C2" w15:done="0"/>
  <w15:commentEx w15:paraId="000000C3" w15:done="0"/>
  <w15:commentEx w15:paraId="000000C4" w15:done="0"/>
  <w15:commentEx w15:paraId="000000C5" w15:done="0"/>
  <w15:commentEx w15:paraId="000000C6" w15:done="0"/>
  <w15:commentEx w15:paraId="000000C7" w15:done="0"/>
  <w15:commentEx w15:paraId="000000C8" w15:done="0"/>
  <w15:commentEx w15:paraId="000000C9" w15:done="0"/>
  <w15:commentEx w15:paraId="000000CA" w15:done="0"/>
  <w15:commentEx w15:paraId="000000CB" w15:done="0"/>
  <w15:commentEx w15:paraId="000000CC" w15:done="0"/>
  <w15:commentEx w15:paraId="000000CD" w15:done="0"/>
  <w15:commentEx w15:paraId="000000CE" w15:done="0"/>
  <w15:commentEx w15:paraId="000000CF" w15:done="0"/>
  <w15:commentEx w15:paraId="000000D0" w15:done="0"/>
  <w15:commentEx w15:paraId="000000D1" w15:done="0"/>
  <w15:commentEx w15:paraId="000000D2" w15:done="0"/>
  <w15:commentEx w15:paraId="000000D3"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Arial"/>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120" w:line="48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120" w:line="48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120" w:line="480" w:lineRule="auto"/>
      <w:ind w:left="0" w:right="3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PREPARATION, GENDER, AND CHOICE TO COMPETE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120" w:line="48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120" w:line="48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120" w:line="48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120" w:line="48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Running head: PREPARATION, GENDER, AND CHOICE TO COMPETE</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36"/>
        <w:tab w:val="right" w:pos="9072"/>
      </w:tabs>
      <w:spacing w:after="0" w:before="120" w:line="480" w:lineRule="auto"/>
      <w:ind w:left="0" w:right="357"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240" w:before="120" w:line="48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jc w:val="center"/>
    </w:pPr>
    <w:rPr>
      <w:b w:val="1"/>
    </w:rPr>
  </w:style>
  <w:style w:type="paragraph" w:styleId="Heading2">
    <w:name w:val="heading 2"/>
    <w:basedOn w:val="Normal"/>
    <w:next w:val="Normal"/>
    <w:pPr>
      <w:keepNext w:val="1"/>
      <w:keepLines w:val="1"/>
      <w:spacing w:after="0" w:before="200" w:lineRule="auto"/>
      <w:jc w:val="left"/>
    </w:pPr>
    <w:rPr>
      <w:b w:val="1"/>
    </w:rPr>
  </w:style>
  <w:style w:type="paragraph" w:styleId="Heading3">
    <w:name w:val="heading 3"/>
    <w:basedOn w:val="Normal"/>
    <w:next w:val="Normal"/>
    <w:pPr>
      <w:keepNext w:val="1"/>
      <w:keepLines w:val="1"/>
      <w:spacing w:after="0" w:before="0" w:line="240" w:lineRule="auto"/>
      <w:ind w:firstLine="680"/>
      <w:jc w:val="left"/>
    </w:pPr>
    <w:rPr>
      <w:b w:val="1"/>
    </w:rPr>
  </w:style>
  <w:style w:type="paragraph" w:styleId="Heading4">
    <w:name w:val="heading 4"/>
    <w:basedOn w:val="Normal"/>
    <w:next w:val="Normal"/>
    <w:pPr>
      <w:keepNext w:val="1"/>
      <w:keepLines w:val="1"/>
      <w:spacing w:after="0" w:before="0" w:line="240" w:lineRule="auto"/>
      <w:ind w:firstLine="680"/>
      <w:jc w:val="left"/>
    </w:pPr>
    <w:rPr>
      <w:b w:val="1"/>
      <w:i w:val="1"/>
    </w:rPr>
  </w:style>
  <w:style w:type="paragraph" w:styleId="Heading5">
    <w:name w:val="heading 5"/>
    <w:basedOn w:val="Normal"/>
    <w:next w:val="Normal"/>
    <w:pPr>
      <w:keepNext w:val="1"/>
      <w:keepLines w:val="1"/>
      <w:spacing w:after="0" w:before="0" w:line="240" w:lineRule="auto"/>
      <w:ind w:firstLine="680"/>
      <w:jc w:val="left"/>
    </w:pPr>
    <w:rPr>
      <w:b w:val="0"/>
      <w:i w:val="1"/>
    </w:rPr>
  </w:style>
  <w:style w:type="paragraph" w:styleId="Heading6">
    <w:name w:val="heading 6"/>
    <w:basedOn w:val="Normal"/>
    <w:next w:val="Normal"/>
    <w:pPr>
      <w:keepNext w:val="1"/>
      <w:keepLines w:val="1"/>
      <w:spacing w:after="0" w:before="200" w:lineRule="auto"/>
    </w:pPr>
    <w:rPr>
      <w:rFonts w:ascii="Calibri" w:cs="Calibri" w:eastAsia="Calibri" w:hAnsi="Calibri"/>
      <w:color w:val="4f81bd"/>
    </w:rPr>
  </w:style>
  <w:style w:type="paragraph" w:styleId="Title">
    <w:name w:val="Title"/>
    <w:basedOn w:val="Normal"/>
    <w:next w:val="Normal"/>
    <w:pPr>
      <w:keepNext w:val="1"/>
      <w:keepLines w:val="1"/>
      <w:spacing w:before="2040" w:lineRule="auto"/>
      <w:jc w:val="center"/>
    </w:pPr>
    <w:rPr/>
  </w:style>
  <w:style w:type="paragraph" w:styleId="Normal" w:default="1">
    <w:name w:val="Normal"/>
    <w:qFormat w:val="1"/>
    <w:rsid w:val="00572FF5"/>
    <w:pPr>
      <w:spacing w:after="240" w:before="120" w:line="480" w:lineRule="auto"/>
    </w:pPr>
    <w:rPr>
      <w:rFonts w:ascii="Times New Roman" w:hAnsi="Times New Roman"/>
    </w:rPr>
  </w:style>
  <w:style w:type="paragraph" w:styleId="Heading1">
    <w:name w:val="heading 1"/>
    <w:basedOn w:val="Normal"/>
    <w:next w:val="BodyText"/>
    <w:uiPriority w:val="9"/>
    <w:qFormat w:val="1"/>
    <w:rsid w:val="00572FF5"/>
    <w:pPr>
      <w:keepNext w:val="1"/>
      <w:keepLines w:val="1"/>
      <w:spacing w:after="0" w:before="480"/>
      <w:jc w:val="center"/>
      <w:outlineLvl w:val="0"/>
    </w:pPr>
    <w:rPr>
      <w:rFonts w:cstheme="majorBidi" w:eastAsiaTheme="majorEastAsia"/>
      <w:b w:val="1"/>
      <w:bCs w:val="1"/>
      <w:szCs w:val="32"/>
    </w:rPr>
  </w:style>
  <w:style w:type="paragraph" w:styleId="Heading2">
    <w:name w:val="heading 2"/>
    <w:basedOn w:val="Heading1"/>
    <w:next w:val="BodyText"/>
    <w:uiPriority w:val="9"/>
    <w:unhideWhenUsed w:val="1"/>
    <w:qFormat w:val="1"/>
    <w:rsid w:val="00AB6A32"/>
    <w:pPr>
      <w:spacing w:before="200"/>
      <w:jc w:val="left"/>
      <w:outlineLvl w:val="1"/>
    </w:pPr>
    <w:rPr>
      <w:bCs w:val="0"/>
    </w:rPr>
  </w:style>
  <w:style w:type="paragraph" w:styleId="Heading3">
    <w:name w:val="heading 3"/>
    <w:basedOn w:val="Heading2"/>
    <w:next w:val="Normal"/>
    <w:uiPriority w:val="9"/>
    <w:unhideWhenUsed w:val="1"/>
    <w:qFormat w:val="1"/>
    <w:rsid w:val="007F2EC5"/>
    <w:pPr>
      <w:framePr w:lines="0" w:wrap="around" w:hAnchor="text" w:vAnchor="text" w:y="1"/>
      <w:spacing w:before="0" w:line="240" w:lineRule="auto"/>
      <w:ind w:firstLine="680"/>
      <w:outlineLvl w:val="2"/>
    </w:pPr>
    <w:rPr>
      <w:bCs w:val="1"/>
      <w:szCs w:val="28"/>
    </w:rPr>
  </w:style>
  <w:style w:type="paragraph" w:styleId="Heading4">
    <w:name w:val="heading 4"/>
    <w:basedOn w:val="Heading3"/>
    <w:next w:val="BodyText"/>
    <w:uiPriority w:val="9"/>
    <w:unhideWhenUsed w:val="1"/>
    <w:qFormat w:val="1"/>
    <w:rsid w:val="00F0724A"/>
    <w:pPr>
      <w:framePr w:lines="0" w:wrap="around"/>
      <w:outlineLvl w:val="3"/>
    </w:pPr>
    <w:rPr>
      <w:bCs w:val="0"/>
      <w:i w:val="1"/>
    </w:rPr>
  </w:style>
  <w:style w:type="paragraph" w:styleId="Heading5">
    <w:name w:val="heading 5"/>
    <w:basedOn w:val="Heading4"/>
    <w:next w:val="BodyText"/>
    <w:uiPriority w:val="9"/>
    <w:unhideWhenUsed w:val="1"/>
    <w:qFormat w:val="1"/>
    <w:rsid w:val="00F0724A"/>
    <w:pPr>
      <w:framePr w:lines="0" w:wrap="around"/>
      <w:outlineLvl w:val="4"/>
    </w:pPr>
    <w:rPr>
      <w:b w:val="0"/>
      <w:iCs w:val="1"/>
    </w:rPr>
  </w:style>
  <w:style w:type="paragraph" w:styleId="Heading6">
    <w:name w:val="heading 6"/>
    <w:basedOn w:val="Normal"/>
    <w:next w:val="BodyText"/>
    <w:uiPriority w:val="9"/>
    <w:unhideWhenUsed w:val="1"/>
    <w:qFormat w:val="1"/>
    <w:pPr>
      <w:keepNext w:val="1"/>
      <w:keepLines w:val="1"/>
      <w:spacing w:after="0" w:before="200"/>
      <w:outlineLvl w:val="5"/>
    </w:pPr>
    <w:rPr>
      <w:rFonts w:asciiTheme="majorHAnsi" w:cstheme="majorBidi" w:eastAsiaTheme="majorEastAsia" w:hAnsiTheme="majorHAnsi"/>
      <w:color w:val="4f81bd" w:themeColor="accent1"/>
    </w:rPr>
  </w:style>
  <w:style w:type="paragraph" w:styleId="Heading7">
    <w:name w:val="heading 7"/>
    <w:basedOn w:val="Normal"/>
    <w:next w:val="BodyText"/>
    <w:uiPriority w:val="9"/>
    <w:unhideWhenUsed w:val="1"/>
    <w:qFormat w:val="1"/>
    <w:pPr>
      <w:keepNext w:val="1"/>
      <w:keepLines w:val="1"/>
      <w:spacing w:after="0" w:before="200"/>
      <w:outlineLvl w:val="6"/>
    </w:pPr>
    <w:rPr>
      <w:rFonts w:asciiTheme="majorHAnsi" w:cstheme="majorBidi" w:eastAsiaTheme="majorEastAsia" w:hAnsiTheme="majorHAnsi"/>
      <w:color w:val="4f81bd" w:themeColor="accent1"/>
    </w:rPr>
  </w:style>
  <w:style w:type="paragraph" w:styleId="Heading8">
    <w:name w:val="heading 8"/>
    <w:basedOn w:val="Normal"/>
    <w:next w:val="BodyText"/>
    <w:uiPriority w:val="9"/>
    <w:unhideWhenUsed w:val="1"/>
    <w:qFormat w:val="1"/>
    <w:pPr>
      <w:keepNext w:val="1"/>
      <w:keepLines w:val="1"/>
      <w:spacing w:after="0" w:before="200"/>
      <w:outlineLvl w:val="7"/>
    </w:pPr>
    <w:rPr>
      <w:rFonts w:asciiTheme="majorHAnsi" w:cstheme="majorBidi" w:eastAsiaTheme="majorEastAsia" w:hAnsiTheme="majorHAnsi"/>
      <w:color w:val="4f81bd" w:themeColor="accent1"/>
    </w:rPr>
  </w:style>
  <w:style w:type="paragraph" w:styleId="Heading9">
    <w:name w:val="heading 9"/>
    <w:basedOn w:val="Normal"/>
    <w:next w:val="BodyText"/>
    <w:uiPriority w:val="9"/>
    <w:unhideWhenUsed w:val="1"/>
    <w:qFormat w:val="1"/>
    <w:pPr>
      <w:keepNext w:val="1"/>
      <w:keepLines w:val="1"/>
      <w:spacing w:after="0" w:before="200"/>
      <w:outlineLvl w:val="8"/>
    </w:pPr>
    <w:rPr>
      <w:rFonts w:asciiTheme="majorHAnsi" w:cstheme="majorBidi" w:eastAsiaTheme="majorEastAsia" w:hAnsiTheme="majorHAnsi"/>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qFormat w:val="1"/>
    <w:rsid w:val="005036C4"/>
    <w:pPr>
      <w:spacing w:before="180"/>
      <w:ind w:firstLine="680"/>
    </w:pPr>
  </w:style>
  <w:style w:type="paragraph" w:styleId="FirstParagraph" w:customStyle="1">
    <w:name w:val="First Paragraph"/>
    <w:basedOn w:val="BodyText"/>
    <w:next w:val="BodyText"/>
    <w:qFormat w:val="1"/>
  </w:style>
  <w:style w:type="paragraph" w:styleId="Compact" w:customStyle="1">
    <w:name w:val="Compact"/>
    <w:basedOn w:val="BodyText"/>
    <w:qFormat w:val="1"/>
    <w:rsid w:val="00AF6DE6"/>
    <w:pPr>
      <w:spacing w:after="180" w:line="240" w:lineRule="auto"/>
      <w:ind w:firstLine="0"/>
    </w:pPr>
  </w:style>
  <w:style w:type="paragraph" w:styleId="Title">
    <w:name w:val="Title"/>
    <w:basedOn w:val="Normal"/>
    <w:next w:val="BodyText"/>
    <w:qFormat w:val="1"/>
    <w:rsid w:val="00186200"/>
    <w:pPr>
      <w:keepNext w:val="1"/>
      <w:keepLines w:val="1"/>
      <w:spacing w:before="2040"/>
      <w:jc w:val="center"/>
    </w:pPr>
    <w:rPr>
      <w:rFonts w:cstheme="majorBidi" w:eastAsiaTheme="majorEastAsia"/>
      <w:bCs w:val="1"/>
      <w:szCs w:val="36"/>
    </w:rPr>
  </w:style>
  <w:style w:type="paragraph" w:styleId="Subtitle">
    <w:name w:val="Subtitle"/>
    <w:basedOn w:val="Title"/>
    <w:next w:val="BodyText"/>
    <w:qFormat w:val="1"/>
    <w:rsid w:val="00572FF5"/>
    <w:pPr>
      <w:spacing w:before="240"/>
    </w:pPr>
    <w:rPr>
      <w:szCs w:val="30"/>
    </w:rPr>
  </w:style>
  <w:style w:type="paragraph" w:styleId="Author" w:customStyle="1">
    <w:name w:val="Author"/>
    <w:basedOn w:val="Title"/>
    <w:next w:val="BodyText"/>
    <w:qFormat w:val="1"/>
    <w:rsid w:val="00CB20D0"/>
    <w:pPr>
      <w:spacing w:before="0"/>
    </w:pPr>
  </w:style>
  <w:style w:type="paragraph" w:styleId="Date">
    <w:name w:val="Date"/>
    <w:next w:val="BodyText"/>
    <w:qFormat w:val="1"/>
    <w:pPr>
      <w:keepNext w:val="1"/>
      <w:keepLines w:val="1"/>
      <w:jc w:val="center"/>
    </w:pPr>
  </w:style>
  <w:style w:type="paragraph" w:styleId="Abstract" w:customStyle="1">
    <w:name w:val="Abstract"/>
    <w:basedOn w:val="Normal"/>
    <w:next w:val="BodyText"/>
    <w:qFormat w:val="1"/>
    <w:rsid w:val="00572FF5"/>
    <w:pPr>
      <w:keepNext w:val="1"/>
      <w:keepLines w:val="1"/>
      <w:spacing w:after="300" w:before="300"/>
    </w:pPr>
    <w:rPr>
      <w:szCs w:val="20"/>
    </w:rPr>
  </w:style>
  <w:style w:type="paragraph" w:styleId="Bibliography">
    <w:name w:val="Bibliography"/>
    <w:aliases w:val="refs"/>
    <w:basedOn w:val="Normal"/>
    <w:qFormat w:val="1"/>
    <w:rsid w:val="00572FF5"/>
    <w:pPr>
      <w:ind w:left="680" w:hanging="680"/>
    </w:pPr>
  </w:style>
  <w:style w:type="paragraph" w:styleId="BlockText">
    <w:name w:val="Block Text"/>
    <w:basedOn w:val="BodyText"/>
    <w:next w:val="BodyText"/>
    <w:uiPriority w:val="9"/>
    <w:unhideWhenUsed w:val="1"/>
    <w:qFormat w:val="1"/>
    <w:pPr>
      <w:spacing w:after="100" w:before="100"/>
    </w:pPr>
    <w:rPr>
      <w:rFonts w:asciiTheme="majorHAnsi" w:cstheme="majorBidi" w:eastAsiaTheme="majorEastAsia" w:hAnsiTheme="majorHAnsi"/>
      <w:bCs w:val="1"/>
      <w:sz w:val="20"/>
      <w:szCs w:val="20"/>
    </w:rPr>
  </w:style>
  <w:style w:type="paragraph" w:styleId="FootnoteText">
    <w:name w:val="footnote text"/>
    <w:basedOn w:val="Normal"/>
    <w:uiPriority w:val="9"/>
    <w:unhideWhenUsed w:val="1"/>
    <w:qFormat w:val="1"/>
    <w:rsid w:val="00006D3F"/>
    <w:pPr>
      <w:spacing w:before="0"/>
    </w:pPr>
  </w:style>
  <w:style w:type="table" w:styleId="Table" w:customStyle="1">
    <w:name w:val="Table"/>
    <w:basedOn w:val="TableNormal"/>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CaptionChar"/>
    <w:pPr>
      <w:spacing w:after="120"/>
    </w:pPr>
    <w:rPr>
      <w:i w:val="1"/>
    </w:rPr>
  </w:style>
  <w:style w:type="paragraph" w:styleId="TableCaption" w:customStyle="1">
    <w:name w:val="Table Caption"/>
    <w:basedOn w:val="Caption"/>
    <w:rsid w:val="00006D3F"/>
    <w:pPr>
      <w:keepNext w:val="1"/>
    </w:pPr>
  </w:style>
  <w:style w:type="paragraph" w:styleId="ImageCaption" w:customStyle="1">
    <w:name w:val="Image Caption"/>
    <w:basedOn w:val="Caption"/>
    <w:rsid w:val="00421B26"/>
    <w:rPr>
      <w:i w:val="0"/>
    </w:rPr>
  </w:style>
  <w:style w:type="paragraph" w:styleId="Figure" w:customStyle="1">
    <w:name w:val="Figure"/>
    <w:basedOn w:val="Normal"/>
  </w:style>
  <w:style w:type="paragraph" w:styleId="CaptionedFigure" w:customStyle="1">
    <w:name w:val="Captioned Figure"/>
    <w:basedOn w:val="Figure"/>
    <w:pPr>
      <w:keepNext w:val="1"/>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val="1"/>
    <w:qFormat w:val="1"/>
    <w:rsid w:val="00006D3F"/>
    <w:pPr>
      <w:spacing w:after="240" w:before="240"/>
      <w:outlineLvl w:val="9"/>
    </w:pPr>
    <w:rPr>
      <w:bCs w:val="0"/>
    </w:rPr>
  </w:style>
  <w:style w:type="paragraph" w:styleId="SourceCode" w:customStyle="1">
    <w:name w:val="Source Code"/>
    <w:basedOn w:val="Normal"/>
    <w:link w:val="VerbatimChar"/>
    <w:pPr>
      <w:shd w:color="auto" w:fill="f8f8f8" w:val="clear"/>
      <w:wordWrap w:val="0"/>
    </w:pPr>
  </w:style>
  <w:style w:type="character" w:styleId="KeywordTok" w:customStyle="1">
    <w:name w:val="KeywordTok"/>
    <w:basedOn w:val="VerbatimChar"/>
    <w:rPr>
      <w:rFonts w:ascii="Consolas" w:hAnsi="Consolas"/>
      <w:b w:val="1"/>
      <w:color w:val="204a87"/>
      <w:sz w:val="22"/>
      <w:shd w:color="auto" w:fill="f8f8f8" w:val="clear"/>
    </w:rPr>
  </w:style>
  <w:style w:type="character" w:styleId="DataTypeTok" w:customStyle="1">
    <w:name w:val="DataTypeTok"/>
    <w:basedOn w:val="VerbatimChar"/>
    <w:rPr>
      <w:rFonts w:ascii="Consolas" w:hAnsi="Consolas"/>
      <w:color w:val="204a87"/>
      <w:sz w:val="22"/>
      <w:shd w:color="auto" w:fill="f8f8f8" w:val="clear"/>
    </w:rPr>
  </w:style>
  <w:style w:type="character" w:styleId="DecValTok" w:customStyle="1">
    <w:name w:val="DecValTok"/>
    <w:basedOn w:val="VerbatimChar"/>
    <w:rPr>
      <w:rFonts w:ascii="Consolas" w:hAnsi="Consolas"/>
      <w:color w:val="0000cf"/>
      <w:sz w:val="22"/>
      <w:shd w:color="auto" w:fill="f8f8f8" w:val="clear"/>
    </w:rPr>
  </w:style>
  <w:style w:type="character" w:styleId="BaseNTok" w:customStyle="1">
    <w:name w:val="BaseNTok"/>
    <w:basedOn w:val="VerbatimChar"/>
    <w:rPr>
      <w:rFonts w:ascii="Consolas" w:hAnsi="Consolas"/>
      <w:color w:val="0000cf"/>
      <w:sz w:val="22"/>
      <w:shd w:color="auto" w:fill="f8f8f8" w:val="clear"/>
    </w:rPr>
  </w:style>
  <w:style w:type="character" w:styleId="FloatTok" w:customStyle="1">
    <w:name w:val="FloatTok"/>
    <w:basedOn w:val="VerbatimChar"/>
    <w:rPr>
      <w:rFonts w:ascii="Consolas" w:hAnsi="Consolas"/>
      <w:color w:val="0000cf"/>
      <w:sz w:val="22"/>
      <w:shd w:color="auto" w:fill="f8f8f8" w:val="clear"/>
    </w:rPr>
  </w:style>
  <w:style w:type="character" w:styleId="ConstantTok" w:customStyle="1">
    <w:name w:val="ConstantTok"/>
    <w:basedOn w:val="VerbatimChar"/>
    <w:rPr>
      <w:rFonts w:ascii="Consolas" w:hAnsi="Consolas"/>
      <w:color w:val="000000"/>
      <w:sz w:val="22"/>
      <w:shd w:color="auto" w:fill="f8f8f8" w:val="clear"/>
    </w:rPr>
  </w:style>
  <w:style w:type="character" w:styleId="CharTok" w:customStyle="1">
    <w:name w:val="CharTok"/>
    <w:basedOn w:val="VerbatimChar"/>
    <w:rPr>
      <w:rFonts w:ascii="Consolas" w:hAnsi="Consolas"/>
      <w:color w:val="4e9a06"/>
      <w:sz w:val="22"/>
      <w:shd w:color="auto" w:fill="f8f8f8" w:val="clear"/>
    </w:rPr>
  </w:style>
  <w:style w:type="character" w:styleId="SpecialCharTok" w:customStyle="1">
    <w:name w:val="SpecialCharTok"/>
    <w:basedOn w:val="VerbatimChar"/>
    <w:rPr>
      <w:rFonts w:ascii="Consolas" w:hAnsi="Consolas"/>
      <w:color w:val="000000"/>
      <w:sz w:val="22"/>
      <w:shd w:color="auto" w:fill="f8f8f8" w:val="clear"/>
    </w:rPr>
  </w:style>
  <w:style w:type="character" w:styleId="StringTok" w:customStyle="1">
    <w:name w:val="StringTok"/>
    <w:basedOn w:val="VerbatimChar"/>
    <w:rPr>
      <w:rFonts w:ascii="Consolas" w:hAnsi="Consolas"/>
      <w:color w:val="4e9a06"/>
      <w:sz w:val="22"/>
      <w:shd w:color="auto" w:fill="f8f8f8" w:val="clear"/>
    </w:rPr>
  </w:style>
  <w:style w:type="character" w:styleId="VerbatimStringTok" w:customStyle="1">
    <w:name w:val="VerbatimStringTok"/>
    <w:basedOn w:val="VerbatimChar"/>
    <w:rPr>
      <w:rFonts w:ascii="Consolas" w:hAnsi="Consolas"/>
      <w:color w:val="4e9a06"/>
      <w:sz w:val="22"/>
      <w:shd w:color="auto" w:fill="f8f8f8" w:val="clear"/>
    </w:rPr>
  </w:style>
  <w:style w:type="character" w:styleId="SpecialStringTok" w:customStyle="1">
    <w:name w:val="SpecialStringTok"/>
    <w:basedOn w:val="VerbatimChar"/>
    <w:rPr>
      <w:rFonts w:ascii="Consolas" w:hAnsi="Consolas"/>
      <w:color w:val="4e9a06"/>
      <w:sz w:val="22"/>
      <w:shd w:color="auto" w:fill="f8f8f8" w:val="clear"/>
    </w:rPr>
  </w:style>
  <w:style w:type="character" w:styleId="ImportTok" w:customStyle="1">
    <w:name w:val="ImportTok"/>
    <w:basedOn w:val="VerbatimChar"/>
    <w:rPr>
      <w:rFonts w:ascii="Consolas" w:hAnsi="Consolas"/>
      <w:sz w:val="22"/>
      <w:shd w:color="auto" w:fill="f8f8f8" w:val="clear"/>
    </w:rPr>
  </w:style>
  <w:style w:type="character" w:styleId="CommentTok" w:customStyle="1">
    <w:name w:val="CommentTok"/>
    <w:basedOn w:val="VerbatimChar"/>
    <w:rPr>
      <w:rFonts w:ascii="Consolas" w:hAnsi="Consolas"/>
      <w:i w:val="1"/>
      <w:color w:val="8f5902"/>
      <w:sz w:val="22"/>
      <w:shd w:color="auto" w:fill="f8f8f8" w:val="clear"/>
    </w:rPr>
  </w:style>
  <w:style w:type="character" w:styleId="DocumentationTok" w:customStyle="1">
    <w:name w:val="DocumentationTok"/>
    <w:basedOn w:val="VerbatimChar"/>
    <w:rPr>
      <w:rFonts w:ascii="Consolas" w:hAnsi="Consolas"/>
      <w:b w:val="1"/>
      <w:i w:val="1"/>
      <w:color w:val="8f5902"/>
      <w:sz w:val="22"/>
      <w:shd w:color="auto" w:fill="f8f8f8" w:val="clear"/>
    </w:rPr>
  </w:style>
  <w:style w:type="character" w:styleId="AnnotationTok" w:customStyle="1">
    <w:name w:val="AnnotationTok"/>
    <w:basedOn w:val="VerbatimChar"/>
    <w:rPr>
      <w:rFonts w:ascii="Consolas" w:hAnsi="Consolas"/>
      <w:b w:val="1"/>
      <w:i w:val="1"/>
      <w:color w:val="8f5902"/>
      <w:sz w:val="22"/>
      <w:shd w:color="auto" w:fill="f8f8f8" w:val="clear"/>
    </w:rPr>
  </w:style>
  <w:style w:type="character" w:styleId="CommentVarTok" w:customStyle="1">
    <w:name w:val="CommentVarTok"/>
    <w:basedOn w:val="VerbatimChar"/>
    <w:rPr>
      <w:rFonts w:ascii="Consolas" w:hAnsi="Consolas"/>
      <w:b w:val="1"/>
      <w:i w:val="1"/>
      <w:color w:val="8f5902"/>
      <w:sz w:val="22"/>
      <w:shd w:color="auto" w:fill="f8f8f8" w:val="clear"/>
    </w:rPr>
  </w:style>
  <w:style w:type="character" w:styleId="OtherTok" w:customStyle="1">
    <w:name w:val="OtherTok"/>
    <w:basedOn w:val="VerbatimChar"/>
    <w:rPr>
      <w:rFonts w:ascii="Consolas" w:hAnsi="Consolas"/>
      <w:color w:val="8f5902"/>
      <w:sz w:val="22"/>
      <w:shd w:color="auto" w:fill="f8f8f8" w:val="clear"/>
    </w:rPr>
  </w:style>
  <w:style w:type="character" w:styleId="FunctionTok" w:customStyle="1">
    <w:name w:val="FunctionTok"/>
    <w:basedOn w:val="VerbatimChar"/>
    <w:rPr>
      <w:rFonts w:ascii="Consolas" w:hAnsi="Consolas"/>
      <w:color w:val="000000"/>
      <w:sz w:val="22"/>
      <w:shd w:color="auto" w:fill="f8f8f8" w:val="clear"/>
    </w:rPr>
  </w:style>
  <w:style w:type="character" w:styleId="VariableTok" w:customStyle="1">
    <w:name w:val="VariableTok"/>
    <w:basedOn w:val="VerbatimChar"/>
    <w:rPr>
      <w:rFonts w:ascii="Consolas" w:hAnsi="Consolas"/>
      <w:color w:val="000000"/>
      <w:sz w:val="22"/>
      <w:shd w:color="auto" w:fill="f8f8f8" w:val="clear"/>
    </w:rPr>
  </w:style>
  <w:style w:type="character" w:styleId="ControlFlowTok" w:customStyle="1">
    <w:name w:val="ControlFlowTok"/>
    <w:basedOn w:val="VerbatimChar"/>
    <w:rPr>
      <w:rFonts w:ascii="Consolas" w:hAnsi="Consolas"/>
      <w:b w:val="1"/>
      <w:color w:val="204a87"/>
      <w:sz w:val="22"/>
      <w:shd w:color="auto" w:fill="f8f8f8" w:val="clear"/>
    </w:rPr>
  </w:style>
  <w:style w:type="character" w:styleId="OperatorTok" w:customStyle="1">
    <w:name w:val="OperatorTok"/>
    <w:basedOn w:val="VerbatimChar"/>
    <w:rPr>
      <w:rFonts w:ascii="Consolas" w:hAnsi="Consolas"/>
      <w:b w:val="1"/>
      <w:color w:val="ce5c00"/>
      <w:sz w:val="22"/>
      <w:shd w:color="auto" w:fill="f8f8f8" w:val="clear"/>
    </w:rPr>
  </w:style>
  <w:style w:type="character" w:styleId="BuiltInTok" w:customStyle="1">
    <w:name w:val="BuiltInTok"/>
    <w:basedOn w:val="VerbatimChar"/>
    <w:rPr>
      <w:rFonts w:ascii="Consolas" w:hAnsi="Consolas"/>
      <w:sz w:val="22"/>
      <w:shd w:color="auto" w:fill="f8f8f8" w:val="clear"/>
    </w:rPr>
  </w:style>
  <w:style w:type="character" w:styleId="ExtensionTok" w:customStyle="1">
    <w:name w:val="ExtensionTok"/>
    <w:basedOn w:val="VerbatimChar"/>
    <w:rPr>
      <w:rFonts w:ascii="Consolas" w:hAnsi="Consolas"/>
      <w:sz w:val="22"/>
      <w:shd w:color="auto" w:fill="f8f8f8" w:val="clear"/>
    </w:rPr>
  </w:style>
  <w:style w:type="character" w:styleId="PreprocessorTok" w:customStyle="1">
    <w:name w:val="PreprocessorTok"/>
    <w:basedOn w:val="VerbatimChar"/>
    <w:rPr>
      <w:rFonts w:ascii="Consolas" w:hAnsi="Consolas"/>
      <w:i w:val="1"/>
      <w:color w:val="8f5902"/>
      <w:sz w:val="22"/>
      <w:shd w:color="auto" w:fill="f8f8f8" w:val="clear"/>
    </w:rPr>
  </w:style>
  <w:style w:type="character" w:styleId="AttributeTok" w:customStyle="1">
    <w:name w:val="AttributeTok"/>
    <w:basedOn w:val="VerbatimChar"/>
    <w:rPr>
      <w:rFonts w:ascii="Consolas" w:hAnsi="Consolas"/>
      <w:color w:val="c4a000"/>
      <w:sz w:val="22"/>
      <w:shd w:color="auto" w:fill="f8f8f8" w:val="clear"/>
    </w:rPr>
  </w:style>
  <w:style w:type="character" w:styleId="RegionMarkerTok" w:customStyle="1">
    <w:name w:val="RegionMarkerTok"/>
    <w:basedOn w:val="VerbatimChar"/>
    <w:rPr>
      <w:rFonts w:ascii="Consolas" w:hAnsi="Consolas"/>
      <w:sz w:val="22"/>
      <w:shd w:color="auto" w:fill="f8f8f8" w:val="clear"/>
    </w:rPr>
  </w:style>
  <w:style w:type="character" w:styleId="InformationTok" w:customStyle="1">
    <w:name w:val="InformationTok"/>
    <w:basedOn w:val="VerbatimChar"/>
    <w:rPr>
      <w:rFonts w:ascii="Consolas" w:hAnsi="Consolas"/>
      <w:b w:val="1"/>
      <w:i w:val="1"/>
      <w:color w:val="8f5902"/>
      <w:sz w:val="22"/>
      <w:shd w:color="auto" w:fill="f8f8f8" w:val="clear"/>
    </w:rPr>
  </w:style>
  <w:style w:type="character" w:styleId="WarningTok" w:customStyle="1">
    <w:name w:val="WarningTok"/>
    <w:basedOn w:val="VerbatimChar"/>
    <w:rPr>
      <w:rFonts w:ascii="Consolas" w:hAnsi="Consolas"/>
      <w:b w:val="1"/>
      <w:i w:val="1"/>
      <w:color w:val="8f5902"/>
      <w:sz w:val="22"/>
      <w:shd w:color="auto" w:fill="f8f8f8" w:val="clear"/>
    </w:rPr>
  </w:style>
  <w:style w:type="character" w:styleId="AlertTok" w:customStyle="1">
    <w:name w:val="AlertTok"/>
    <w:basedOn w:val="VerbatimChar"/>
    <w:rPr>
      <w:rFonts w:ascii="Consolas" w:hAnsi="Consolas"/>
      <w:color w:val="ef2929"/>
      <w:sz w:val="22"/>
      <w:shd w:color="auto" w:fill="f8f8f8" w:val="clear"/>
    </w:rPr>
  </w:style>
  <w:style w:type="character" w:styleId="ErrorTok" w:customStyle="1">
    <w:name w:val="ErrorTok"/>
    <w:basedOn w:val="VerbatimChar"/>
    <w:rPr>
      <w:rFonts w:ascii="Consolas" w:hAnsi="Consolas"/>
      <w:b w:val="1"/>
      <w:color w:val="a40000"/>
      <w:sz w:val="22"/>
      <w:shd w:color="auto" w:fill="f8f8f8" w:val="clear"/>
    </w:rPr>
  </w:style>
  <w:style w:type="character" w:styleId="NormalTok" w:customStyle="1">
    <w:name w:val="NormalTok"/>
    <w:basedOn w:val="VerbatimChar"/>
    <w:rPr>
      <w:rFonts w:ascii="Consolas" w:hAnsi="Consolas"/>
      <w:sz w:val="22"/>
      <w:shd w:color="auto" w:fill="f8f8f8" w:val="clear"/>
    </w:rPr>
  </w:style>
  <w:style w:type="paragraph" w:styleId="Header">
    <w:name w:val="header"/>
    <w:basedOn w:val="Normal"/>
    <w:link w:val="HeaderChar"/>
    <w:uiPriority w:val="99"/>
    <w:unhideWhenUsed w:val="1"/>
    <w:rsid w:val="00AF36ED"/>
    <w:pPr>
      <w:tabs>
        <w:tab w:val="center" w:pos="4536"/>
        <w:tab w:val="right" w:pos="9072"/>
      </w:tabs>
      <w:spacing w:after="0"/>
    </w:pPr>
  </w:style>
  <w:style w:type="character" w:styleId="HeaderChar" w:customStyle="1">
    <w:name w:val="Header Char"/>
    <w:basedOn w:val="DefaultParagraphFont"/>
    <w:link w:val="Header"/>
    <w:uiPriority w:val="99"/>
    <w:rsid w:val="00AF36ED"/>
  </w:style>
  <w:style w:type="paragraph" w:styleId="Footer">
    <w:name w:val="footer"/>
    <w:basedOn w:val="Normal"/>
    <w:link w:val="FooterChar"/>
    <w:unhideWhenUsed w:val="1"/>
    <w:rsid w:val="00AF36ED"/>
    <w:pPr>
      <w:tabs>
        <w:tab w:val="center" w:pos="4536"/>
        <w:tab w:val="right" w:pos="9072"/>
      </w:tabs>
      <w:spacing w:after="0"/>
    </w:pPr>
  </w:style>
  <w:style w:type="character" w:styleId="FooterChar" w:customStyle="1">
    <w:name w:val="Footer Char"/>
    <w:basedOn w:val="DefaultParagraphFont"/>
    <w:link w:val="Footer"/>
    <w:rsid w:val="00AF36ED"/>
  </w:style>
  <w:style w:type="character" w:styleId="PageNumber">
    <w:name w:val="page number"/>
    <w:basedOn w:val="DefaultParagraphFont"/>
    <w:semiHidden w:val="1"/>
    <w:unhideWhenUsed w:val="1"/>
    <w:rsid w:val="00AF36ED"/>
  </w:style>
  <w:style w:type="paragraph" w:styleId="h1-pagebreak" w:customStyle="1">
    <w:name w:val="h1-pagebreak"/>
    <w:basedOn w:val="Heading1"/>
    <w:qFormat w:val="1"/>
    <w:rsid w:val="00DD5581"/>
    <w:pPr>
      <w:pageBreakBefore w:val="1"/>
    </w:pPr>
    <w:rPr>
      <w:b w:val="0"/>
    </w:rPr>
  </w:style>
  <w:style w:type="character" w:styleId="BodyTextChar" w:customStyle="1">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GridTable1Light">
    <w:name w:val="Grid Table 1 Light"/>
    <w:basedOn w:val="TableNormal"/>
    <w:rsid w:val="00006D3F"/>
    <w:pPr>
      <w:spacing w:after="0"/>
    </w:pPr>
    <w:tblPr>
      <w:tblStyleRowBandSize w:val="1"/>
      <w:tblStyleColBandSize w:val="1"/>
      <w:tblBorders>
        <w:top w:color="999999" w:space="0" w:sz="4" w:themeColor="text1" w:themeTint="000066" w:val="single"/>
        <w:left w:color="999999" w:space="0" w:sz="4" w:themeColor="text1" w:themeTint="000066" w:val="single"/>
        <w:bottom w:color="999999" w:space="0" w:sz="4" w:themeColor="text1" w:themeTint="000066" w:val="single"/>
        <w:right w:color="999999" w:space="0" w:sz="4" w:themeColor="text1" w:themeTint="000066" w:val="single"/>
        <w:insideH w:color="999999" w:space="0" w:sz="4" w:themeColor="text1" w:themeTint="000066" w:val="single"/>
        <w:insideV w:color="999999" w:space="0" w:sz="4" w:themeColor="text1" w:themeTint="000066" w:val="single"/>
      </w:tblBorders>
    </w:tblPr>
    <w:tblStylePr w:type="firstRow">
      <w:rPr>
        <w:b w:val="1"/>
        <w:bCs w:val="1"/>
      </w:rPr>
      <w:tblPr/>
      <w:tcPr>
        <w:tcBorders>
          <w:bottom w:color="666666" w:space="0" w:sz="12" w:themeColor="text1" w:themeTint="000099" w:val="single"/>
        </w:tcBorders>
      </w:tcPr>
    </w:tblStylePr>
    <w:tblStylePr w:type="lastRow">
      <w:rPr>
        <w:b w:val="1"/>
        <w:bCs w:val="1"/>
      </w:rPr>
      <w:tblPr/>
      <w:tcPr>
        <w:tcBorders>
          <w:top w:color="666666" w:space="0" w:sz="2" w:themeColor="text1" w:themeTint="000099" w:val="double"/>
        </w:tcBorders>
      </w:tcPr>
    </w:tblStylePr>
    <w:tblStylePr w:type="firstCol">
      <w:rPr>
        <w:b w:val="1"/>
        <w:bCs w:val="1"/>
      </w:rPr>
    </w:tblStylePr>
    <w:tblStylePr w:type="lastCol">
      <w:rPr>
        <w:b w:val="1"/>
        <w:bCs w:val="1"/>
      </w:rPr>
    </w:tblStylePr>
  </w:style>
  <w:style w:type="table" w:styleId="PlainTable2">
    <w:name w:val="Plain Table 2"/>
    <w:basedOn w:val="TableNormal"/>
    <w:rsid w:val="00006D3F"/>
    <w:pPr>
      <w:spacing w:after="0"/>
    </w:pPr>
    <w:tblPr>
      <w:tblStyleRowBandSize w:val="1"/>
      <w:tblStyleColBandSize w:val="1"/>
      <w:tblBorders>
        <w:top w:color="7f7f7f" w:space="0" w:sz="4" w:themeColor="text1" w:themeTint="000080" w:val="single"/>
        <w:bottom w:color="7f7f7f" w:space="0" w:sz="4" w:themeColor="text1" w:themeTint="000080" w:val="single"/>
      </w:tblBorders>
    </w:tblPr>
    <w:tblStylePr w:type="firstRow">
      <w:rPr>
        <w:b w:val="1"/>
        <w:bCs w:val="1"/>
      </w:rPr>
      <w:tblPr/>
      <w:tcPr>
        <w:tcBorders>
          <w:bottom w:color="7f7f7f" w:space="0" w:sz="4" w:themeColor="text1" w:themeTint="000080" w:val="single"/>
        </w:tcBorders>
      </w:tcPr>
    </w:tblStylePr>
    <w:tblStylePr w:type="lastRow">
      <w:rPr>
        <w:b w:val="1"/>
        <w:bCs w:val="1"/>
      </w:rPr>
      <w:tblPr/>
      <w:tcPr>
        <w:tcBorders>
          <w:top w:color="7f7f7f" w:space="0" w:sz="4" w:themeColor="text1" w:themeTint="000080" w:val="single"/>
        </w:tcBorders>
      </w:tcPr>
    </w:tblStylePr>
    <w:tblStylePr w:type="firstCol">
      <w:rPr>
        <w:b w:val="1"/>
        <w:bCs w:val="1"/>
      </w:rPr>
    </w:tblStylePr>
    <w:tblStylePr w:type="lastCol">
      <w:rPr>
        <w:b w:val="1"/>
        <w:bCs w:val="1"/>
      </w:rPr>
    </w:tblStylePr>
    <w:tblStylePr w:type="band1Vert">
      <w:tblPr/>
      <w:tcPr>
        <w:tcBorders>
          <w:left w:color="7f7f7f" w:space="0" w:sz="4" w:themeColor="text1" w:themeTint="000080" w:val="single"/>
          <w:right w:color="7f7f7f" w:space="0" w:sz="4" w:themeColor="text1" w:themeTint="000080" w:val="single"/>
        </w:tcBorders>
      </w:tcPr>
    </w:tblStylePr>
    <w:tblStylePr w:type="band2Vert">
      <w:tblPr/>
      <w:tcPr>
        <w:tcBorders>
          <w:left w:color="7f7f7f" w:space="0" w:sz="4" w:themeColor="text1" w:themeTint="000080" w:val="single"/>
          <w:right w:color="7f7f7f" w:space="0" w:sz="4" w:themeColor="text1" w:themeTint="000080" w:val="single"/>
        </w:tcBorders>
      </w:tcPr>
    </w:tblStylePr>
    <w:tblStylePr w:type="band1Horz">
      <w:tblPr/>
      <w:tcPr>
        <w:tcBorders>
          <w:top w:color="7f7f7f" w:space="0" w:sz="4" w:themeColor="text1" w:themeTint="000080" w:val="single"/>
          <w:bottom w:color="7f7f7f" w:space="0" w:sz="4" w:themeColor="text1" w:themeTint="000080" w:val="single"/>
        </w:tcBorders>
      </w:tcPr>
    </w:tblStylePr>
  </w:style>
  <w:style w:type="table" w:styleId="PlainTable1">
    <w:name w:val="Plain Table 1"/>
    <w:basedOn w:val="TableNormal"/>
    <w:rsid w:val="00006D3F"/>
    <w:pPr>
      <w:spacing w:after="0"/>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BookTitle">
    <w:name w:val="Book Title"/>
    <w:basedOn w:val="DefaultParagraphFont"/>
    <w:rsid w:val="00F14702"/>
    <w:rPr>
      <w:b w:val="1"/>
      <w:bCs w:val="1"/>
      <w:i w:val="1"/>
      <w:iCs w:val="1"/>
      <w:spacing w:val="5"/>
    </w:rPr>
  </w:style>
  <w:style w:type="paragraph" w:styleId="h1-titlepage" w:customStyle="1">
    <w:name w:val="h1-titlepage"/>
    <w:basedOn w:val="h1-pagebreak"/>
    <w:qFormat w:val="1"/>
    <w:rsid w:val="00A05772"/>
    <w:rPr>
      <w:b w:val="1"/>
    </w:rPr>
  </w:style>
  <w:style w:type="paragraph" w:styleId="BalloonText">
    <w:name w:val="Balloon Text"/>
    <w:basedOn w:val="Normal"/>
    <w:link w:val="BalloonTextChar"/>
    <w:semiHidden w:val="1"/>
    <w:unhideWhenUsed w:val="1"/>
    <w:rsid w:val="00171C80"/>
    <w:pPr>
      <w:spacing w:after="0" w:before="0" w:line="240" w:lineRule="auto"/>
    </w:pPr>
    <w:rPr>
      <w:rFonts w:ascii="Segoe UI" w:cs="Segoe UI" w:hAnsi="Segoe UI"/>
      <w:sz w:val="18"/>
      <w:szCs w:val="18"/>
    </w:rPr>
  </w:style>
  <w:style w:type="character" w:styleId="BalloonTextChar" w:customStyle="1">
    <w:name w:val="Balloon Text Char"/>
    <w:basedOn w:val="DefaultParagraphFont"/>
    <w:link w:val="BalloonText"/>
    <w:semiHidden w:val="1"/>
    <w:rsid w:val="00171C80"/>
    <w:rPr>
      <w:rFonts w:ascii="Segoe UI" w:cs="Segoe UI" w:hAnsi="Segoe UI"/>
      <w:sz w:val="18"/>
      <w:szCs w:val="18"/>
    </w:rPr>
  </w:style>
  <w:style w:type="character" w:styleId="CommentReference">
    <w:name w:val="annotation reference"/>
    <w:basedOn w:val="DefaultParagraphFont"/>
    <w:semiHidden w:val="1"/>
    <w:unhideWhenUsed w:val="1"/>
    <w:rsid w:val="00F67C5C"/>
    <w:rPr>
      <w:sz w:val="16"/>
      <w:szCs w:val="16"/>
    </w:rPr>
  </w:style>
  <w:style w:type="paragraph" w:styleId="CommentText">
    <w:name w:val="annotation text"/>
    <w:basedOn w:val="Normal"/>
    <w:link w:val="CommentTextChar"/>
    <w:semiHidden w:val="1"/>
    <w:unhideWhenUsed w:val="1"/>
    <w:rsid w:val="00F67C5C"/>
    <w:pPr>
      <w:spacing w:line="240" w:lineRule="auto"/>
    </w:pPr>
    <w:rPr>
      <w:sz w:val="20"/>
      <w:szCs w:val="20"/>
    </w:rPr>
  </w:style>
  <w:style w:type="character" w:styleId="CommentTextChar" w:customStyle="1">
    <w:name w:val="Comment Text Char"/>
    <w:basedOn w:val="DefaultParagraphFont"/>
    <w:link w:val="CommentText"/>
    <w:semiHidden w:val="1"/>
    <w:rsid w:val="00F67C5C"/>
    <w:rPr>
      <w:rFonts w:ascii="Times New Roman" w:hAnsi="Times New Roman"/>
      <w:sz w:val="20"/>
      <w:szCs w:val="20"/>
    </w:rPr>
  </w:style>
  <w:style w:type="paragraph" w:styleId="CommentSubject">
    <w:name w:val="annotation subject"/>
    <w:basedOn w:val="CommentText"/>
    <w:next w:val="CommentText"/>
    <w:link w:val="CommentSubjectChar"/>
    <w:semiHidden w:val="1"/>
    <w:unhideWhenUsed w:val="1"/>
    <w:rsid w:val="00F67C5C"/>
    <w:rPr>
      <w:b w:val="1"/>
      <w:bCs w:val="1"/>
    </w:rPr>
  </w:style>
  <w:style w:type="character" w:styleId="CommentSubjectChar" w:customStyle="1">
    <w:name w:val="Comment Subject Char"/>
    <w:basedOn w:val="CommentTextChar"/>
    <w:link w:val="CommentSubject"/>
    <w:semiHidden w:val="1"/>
    <w:rsid w:val="00F67C5C"/>
    <w:rPr>
      <w:rFonts w:ascii="Times New Roman" w:hAnsi="Times New Roman"/>
      <w:b w:val="1"/>
      <w:bCs w:val="1"/>
      <w:sz w:val="20"/>
      <w:szCs w:val="20"/>
    </w:rPr>
  </w:style>
  <w:style w:type="character" w:styleId="FollowedHyperlink">
    <w:name w:val="FollowedHyperlink"/>
    <w:basedOn w:val="DefaultParagraphFont"/>
    <w:semiHidden w:val="1"/>
    <w:unhideWhenUsed w:val="1"/>
    <w:rsid w:val="008521EF"/>
    <w:rPr>
      <w:color w:val="800080" w:themeColor="followedHyperlink"/>
      <w:u w:val="single"/>
    </w:rPr>
  </w:style>
  <w:style w:type="paragraph" w:styleId="Subtitle">
    <w:name w:val="Subtitle"/>
    <w:basedOn w:val="Normal"/>
    <w:next w:val="Normal"/>
    <w:pPr>
      <w:keepNext w:val="1"/>
      <w:keepLines w:val="1"/>
      <w:spacing w:before="240" w:lineRule="auto"/>
      <w:jc w:val="center"/>
    </w:pPr>
    <w:r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2139/ssrn.2443315" TargetMode="External"/><Relationship Id="rId42" Type="http://schemas.openxmlformats.org/officeDocument/2006/relationships/hyperlink" Target="https://doi.org/10.1093/qje/qju009.Advance" TargetMode="External"/><Relationship Id="rId41" Type="http://schemas.openxmlformats.org/officeDocument/2006/relationships/hyperlink" Target="https://doi.org/10.1016/j.obhdp.2006.09.001" TargetMode="External"/><Relationship Id="rId44" Type="http://schemas.openxmlformats.org/officeDocument/2006/relationships/hyperlink" Target="https://doi.org/http://dx.doi.org/10.1016/j.poly.2014.08.015" TargetMode="External"/><Relationship Id="rId43" Type="http://schemas.openxmlformats.org/officeDocument/2006/relationships/hyperlink" Target="https://doi.org/10.1257/jel.47.2.448" TargetMode="External"/><Relationship Id="rId46" Type="http://schemas.openxmlformats.org/officeDocument/2006/relationships/hyperlink" Target="https://doi.org/10.1007/s10683-011-9282-8" TargetMode="External"/><Relationship Id="rId45" Type="http://schemas.openxmlformats.org/officeDocument/2006/relationships/hyperlink" Target="https://doi.org/10.1111/j.1542-4774.2011.01015.x"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keanari@sas.upenn.edu" TargetMode="External"/><Relationship Id="rId48" Type="http://schemas.openxmlformats.org/officeDocument/2006/relationships/hyperlink" Target="https://doi.org/10.1016/S1574-0722(07)00113-8" TargetMode="External"/><Relationship Id="rId47" Type="http://schemas.openxmlformats.org/officeDocument/2006/relationships/hyperlink" Target="https://doi.org/10.1007/s10683-013-9361-0" TargetMode="External"/><Relationship Id="rId49" Type="http://schemas.openxmlformats.org/officeDocument/2006/relationships/hyperlink" Target="https://doi.org/10.1016/j.labeco.2010.11.004"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header" Target="header2.xml"/><Relationship Id="rId72" Type="http://schemas.openxmlformats.org/officeDocument/2006/relationships/header" Target="header3.xml"/><Relationship Id="rId31" Type="http://schemas.openxmlformats.org/officeDocument/2006/relationships/image" Target="media/image3.png"/><Relationship Id="rId30" Type="http://schemas.openxmlformats.org/officeDocument/2006/relationships/image" Target="media/image19.png"/><Relationship Id="rId74" Type="http://schemas.openxmlformats.org/officeDocument/2006/relationships/footer" Target="footer1.xml"/><Relationship Id="rId33" Type="http://schemas.openxmlformats.org/officeDocument/2006/relationships/hyperlink" Target="https://doi.org/10.1093/oxfordhb/9780199730858.013.0022" TargetMode="External"/><Relationship Id="rId32" Type="http://schemas.openxmlformats.org/officeDocument/2006/relationships/hyperlink" Target="https://doi.org/10.1007/s40750-014-0015-z" TargetMode="External"/><Relationship Id="rId35" Type="http://schemas.openxmlformats.org/officeDocument/2006/relationships/hyperlink" Target="https://doi.org/10.1016/j.jebo.2014.11.014" TargetMode="External"/><Relationship Id="rId34" Type="http://schemas.openxmlformats.org/officeDocument/2006/relationships/hyperlink" Target="https://doi.org/10.1257/aer.100.4.1913" TargetMode="External"/><Relationship Id="rId71" Type="http://schemas.openxmlformats.org/officeDocument/2006/relationships/header" Target="header1.xml"/><Relationship Id="rId70" Type="http://schemas.openxmlformats.org/officeDocument/2006/relationships/hyperlink" Target="https://doi.org/10.2139/ssrn.2292929" TargetMode="External"/><Relationship Id="rId37" Type="http://schemas.openxmlformats.org/officeDocument/2006/relationships/hyperlink" Target="https://doi.org/10.1037/0022-3514.59.5.960" TargetMode="External"/><Relationship Id="rId36" Type="http://schemas.openxmlformats.org/officeDocument/2006/relationships/hyperlink" Target="https://doi.org/10.1093/qje/qjv001.Advance" TargetMode="External"/><Relationship Id="rId39" Type="http://schemas.openxmlformats.org/officeDocument/2006/relationships/hyperlink" Target="https://doi.org/10.1016/j.socec.2019.101467" TargetMode="External"/><Relationship Id="rId38" Type="http://schemas.openxmlformats.org/officeDocument/2006/relationships/hyperlink" Target="https://doi.org/10.1257/jel.20160995" TargetMode="External"/><Relationship Id="rId62" Type="http://schemas.openxmlformats.org/officeDocument/2006/relationships/hyperlink" Target="https://doi.org/10.1146/annurev-psych-073115-103235" TargetMode="External"/><Relationship Id="rId61" Type="http://schemas.openxmlformats.org/officeDocument/2006/relationships/hyperlink" Target="https://doi.org/10.1177/0361684313515840" TargetMode="External"/><Relationship Id="rId20" Type="http://schemas.openxmlformats.org/officeDocument/2006/relationships/image" Target="media/image15.png"/><Relationship Id="rId64" Type="http://schemas.openxmlformats.org/officeDocument/2006/relationships/hyperlink" Target="https://doi.org/10.1037/0003-066X.52.6.613" TargetMode="External"/><Relationship Id="rId63" Type="http://schemas.openxmlformats.org/officeDocument/2006/relationships/hyperlink" Target="https://doi.org/10.1006/jesp.1998.1373" TargetMode="External"/><Relationship Id="rId22" Type="http://schemas.openxmlformats.org/officeDocument/2006/relationships/image" Target="media/image14.png"/><Relationship Id="rId66" Type="http://schemas.openxmlformats.org/officeDocument/2006/relationships/hyperlink" Target="https://doi.org/10.1287/mnsc.2014.1981" TargetMode="External"/><Relationship Id="rId21" Type="http://schemas.openxmlformats.org/officeDocument/2006/relationships/image" Target="media/image11.png"/><Relationship Id="rId65" Type="http://schemas.openxmlformats.org/officeDocument/2006/relationships/hyperlink" Target="https://doi.org/10.1016/j.intell.2014.11.006" TargetMode="External"/><Relationship Id="rId24" Type="http://schemas.openxmlformats.org/officeDocument/2006/relationships/image" Target="media/image16.png"/><Relationship Id="rId68" Type="http://schemas.openxmlformats.org/officeDocument/2006/relationships/hyperlink" Target="https://doi.org/10.1177/0361684318800492" TargetMode="External"/><Relationship Id="rId23" Type="http://schemas.openxmlformats.org/officeDocument/2006/relationships/image" Target="media/image10.png"/><Relationship Id="rId67" Type="http://schemas.openxmlformats.org/officeDocument/2006/relationships/hyperlink" Target="https://doi.org/10.1007/s10683-015-9447-y" TargetMode="External"/><Relationship Id="rId60" Type="http://schemas.openxmlformats.org/officeDocument/2006/relationships/hyperlink" Target="https://doi.org/10.1016/j.labeco.2009.08.002" TargetMode="External"/><Relationship Id="rId26" Type="http://schemas.openxmlformats.org/officeDocument/2006/relationships/image" Target="media/image4.png"/><Relationship Id="rId25" Type="http://schemas.openxmlformats.org/officeDocument/2006/relationships/image" Target="media/image2.png"/><Relationship Id="rId69" Type="http://schemas.openxmlformats.org/officeDocument/2006/relationships/hyperlink" Target="https://doi.org/10.3102/0034654308321456" TargetMode="External"/><Relationship Id="rId28" Type="http://schemas.openxmlformats.org/officeDocument/2006/relationships/image" Target="media/image17.png"/><Relationship Id="rId27" Type="http://schemas.openxmlformats.org/officeDocument/2006/relationships/image" Target="media/image18.png"/><Relationship Id="rId29" Type="http://schemas.openxmlformats.org/officeDocument/2006/relationships/image" Target="media/image20.png"/><Relationship Id="rId51" Type="http://schemas.openxmlformats.org/officeDocument/2006/relationships/hyperlink" Target="https://doi.org/10.1016/j.jebo.2010.05.003" TargetMode="External"/><Relationship Id="rId50" Type="http://schemas.openxmlformats.org/officeDocument/2006/relationships/hyperlink" Target="https://doi.org/10.1257/jep.20.4.133" TargetMode="External"/><Relationship Id="rId53" Type="http://schemas.openxmlformats.org/officeDocument/2006/relationships/hyperlink" Target="https://doi.org/10.1177/106907279600400102" TargetMode="External"/><Relationship Id="rId52" Type="http://schemas.openxmlformats.org/officeDocument/2006/relationships/hyperlink" Target="https://doi.org/10.1037/0012-1649.42.1.11" TargetMode="External"/><Relationship Id="rId11" Type="http://schemas.openxmlformats.org/officeDocument/2006/relationships/hyperlink" Target="mailto:keanari@sas.upenn.edu" TargetMode="External"/><Relationship Id="rId55" Type="http://schemas.openxmlformats.org/officeDocument/2006/relationships/hyperlink" Target="https://doi.org/10.1037/a0025655" TargetMode="External"/><Relationship Id="rId10" Type="http://schemas.openxmlformats.org/officeDocument/2006/relationships/hyperlink" Target="mailto:capicella@psych.upenn.edu" TargetMode="External"/><Relationship Id="rId54" Type="http://schemas.openxmlformats.org/officeDocument/2006/relationships/hyperlink" Target="https://doi.org/10.1081/E-EWS" TargetMode="External"/><Relationship Id="rId13" Type="http://schemas.openxmlformats.org/officeDocument/2006/relationships/image" Target="media/image9.png"/><Relationship Id="rId57" Type="http://schemas.openxmlformats.org/officeDocument/2006/relationships/hyperlink" Target="https://doi.org/10.1016/j.jesp.2007.05.006" TargetMode="External"/><Relationship Id="rId12" Type="http://schemas.openxmlformats.org/officeDocument/2006/relationships/image" Target="media/image5.png"/><Relationship Id="rId56" Type="http://schemas.openxmlformats.org/officeDocument/2006/relationships/hyperlink" Target="https://doi.org/10.1016/j.jrp.2007.12.005" TargetMode="External"/><Relationship Id="rId15" Type="http://schemas.openxmlformats.org/officeDocument/2006/relationships/image" Target="media/image8.png"/><Relationship Id="rId59" Type="http://schemas.openxmlformats.org/officeDocument/2006/relationships/hyperlink" Target="https://web.stanford.edu/%7B~%7Dniederle/Niederle.Vesterlund.QJE.2007.pdf" TargetMode="External"/><Relationship Id="rId14" Type="http://schemas.openxmlformats.org/officeDocument/2006/relationships/image" Target="media/image1.png"/><Relationship Id="rId58" Type="http://schemas.openxmlformats.org/officeDocument/2006/relationships/hyperlink" Target="https://doi.org/10.3389/fpsyg.2015.00235" TargetMode="External"/><Relationship Id="rId17" Type="http://schemas.openxmlformats.org/officeDocument/2006/relationships/image" Target="media/image7.png"/><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tivvtaIttwwftuHNuCHzrGIrPw==">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2021-04-14T16:14:00Z</dcterms:created>
  <dc:creator>keana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vt:lpwstr>
  </property>
  <property fmtid="{D5CDD505-2E9C-101B-9397-08002B2CF9AE}" pid="4" name="bibliography">
    <vt:lpwstr>library.bib</vt:lpwstr>
  </property>
  <property fmtid="{D5CDD505-2E9C-101B-9397-08002B2CF9AE}" pid="5" name="classoption">
    <vt:lpwstr>man</vt:lpwstr>
  </property>
  <property fmtid="{D5CDD505-2E9C-101B-9397-08002B2CF9AE}" pid="6" name="csl">
    <vt:lpwstr>C:\Users\keana\Documents\R\win-library\4.0\papaja\rmd\apa6.csl</vt:lpwstr>
  </property>
  <property fmtid="{D5CDD505-2E9C-101B-9397-08002B2CF9AE}" pid="7" name="documentclass">
    <vt:lpwstr>apa6</vt:lpwstr>
  </property>
  <property fmtid="{D5CDD505-2E9C-101B-9397-08002B2CF9AE}" pid="8" name="draft">
    <vt:lpwstr>no</vt:lpwstr>
  </property>
  <property fmtid="{D5CDD505-2E9C-101B-9397-08002B2CF9AE}" pid="9" name="figurelist">
    <vt:lpwstr>no</vt:lpwstr>
  </property>
  <property fmtid="{D5CDD505-2E9C-101B-9397-08002B2CF9AE}" pid="10" name="floatsintext">
    <vt:lpwstr>no</vt:lpwstr>
  </property>
  <property fmtid="{D5CDD505-2E9C-101B-9397-08002B2CF9AE}" pid="11" name="footnotelist">
    <vt:lpwstr>yes</vt:lpwstr>
  </property>
  <property fmtid="{D5CDD505-2E9C-101B-9397-08002B2CF9AE}" pid="12" name="linenumbers">
    <vt:lpwstr>yes</vt:lpwstr>
  </property>
  <property fmtid="{D5CDD505-2E9C-101B-9397-08002B2CF9AE}" pid="13" name="mask">
    <vt:lpwstr>no</vt:lpwstr>
  </property>
  <property fmtid="{D5CDD505-2E9C-101B-9397-08002B2CF9AE}" pid="14" name="output">
    <vt:lpwstr>papaja::apa6_word</vt:lpwstr>
  </property>
  <property fmtid="{D5CDD505-2E9C-101B-9397-08002B2CF9AE}" pid="15" name="shorttitle">
    <vt:lpwstr>Preparation, gender, and choice to compete</vt:lpwstr>
  </property>
  <property fmtid="{D5CDD505-2E9C-101B-9397-08002B2CF9AE}" pid="16" name="tablelist">
    <vt:lpwstr>no</vt:lpwstr>
  </property>
  <property fmtid="{D5CDD505-2E9C-101B-9397-08002B2CF9AE}" pid="17" name="wordcount">
    <vt:lpwstr>X</vt:lpwstr>
  </property>
  <property fmtid="{D5CDD505-2E9C-101B-9397-08002B2CF9AE}" pid="18" name="ContentTypeId">
    <vt:lpwstr>0x0101004C499DA88D767641A671BB14D0951571</vt:lpwstr>
  </property>
</Properties>
</file>